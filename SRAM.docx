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80" w:after="120" w:line="276" w:lineRule="auto"/>
        <w:jc w:val="center"/>
        <w:rPr>
          <w:b/>
          <w:bCs/>
          <w:sz w:val="28"/>
          <w:szCs w:val="28"/>
        </w:rPr>
      </w:pPr>
      <w:bookmarkStart w:id="82" w:name="_GoBack"/>
      <w:r>
        <w:rPr>
          <w:sz w:val="24"/>
          <w:szCs w:val="24"/>
        </w:rPr>
        <w:drawing>
          <wp:anchor distT="0" distB="0" distL="114300" distR="114300" simplePos="0" relativeHeight="251667456" behindDoc="1" locked="0" layoutInCell="1" allowOverlap="1">
            <wp:simplePos x="0" y="0"/>
            <wp:positionH relativeFrom="margin">
              <wp:posOffset>-157480</wp:posOffset>
            </wp:positionH>
            <wp:positionV relativeFrom="paragraph">
              <wp:posOffset>-230505</wp:posOffset>
            </wp:positionV>
            <wp:extent cx="6511290" cy="8735060"/>
            <wp:effectExtent l="28575" t="28575" r="28575" b="2984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3">
                      <a:lum contrast="42000"/>
                      <a:extLst>
                        <a:ext uri="{28A0092B-C50C-407E-A947-70E740481C1C}">
                          <a14:useLocalDpi xmlns:a14="http://schemas.microsoft.com/office/drawing/2010/main" val="0"/>
                        </a:ext>
                      </a:extLst>
                    </a:blip>
                    <a:srcRect r="8806"/>
                    <a:stretch>
                      <a:fillRect/>
                    </a:stretch>
                  </pic:blipFill>
                  <pic:spPr>
                    <a:xfrm>
                      <a:off x="0" y="0"/>
                      <a:ext cx="6511290" cy="8735060"/>
                    </a:xfrm>
                    <a:prstGeom prst="rect">
                      <a:avLst/>
                    </a:prstGeom>
                    <a:gradFill rotWithShape="1">
                      <a:gsLst>
                        <a:gs pos="0">
                          <a:srgbClr val="FFFFFF"/>
                        </a:gs>
                        <a:gs pos="100000">
                          <a:srgbClr val="767676"/>
                        </a:gs>
                      </a:gsLst>
                      <a:lin ang="5400000" scaled="1"/>
                    </a:gradFill>
                    <a:ln w="28575">
                      <a:solidFill>
                        <a:srgbClr val="000000"/>
                      </a:solidFill>
                      <a:miter lim="800000"/>
                      <a:headEnd/>
                      <a:tailEnd/>
                    </a:ln>
                  </pic:spPr>
                </pic:pic>
              </a:graphicData>
            </a:graphic>
          </wp:anchor>
        </w:drawing>
      </w:r>
      <w:bookmarkEnd w:id="82"/>
      <w:r>
        <w:rPr>
          <w:b/>
          <w:bCs/>
          <w:sz w:val="28"/>
          <w:szCs w:val="28"/>
        </w:rPr>
        <w:t>TRƯỜNG ĐẠI HỌC SƯ PHẠM KỸ THUẬT TP. HỒ CHÍ MINH</w:t>
      </w:r>
    </w:p>
    <w:p>
      <w:pPr>
        <w:spacing w:before="120" w:after="120" w:line="276" w:lineRule="auto"/>
        <w:jc w:val="center"/>
        <w:rPr>
          <w:b/>
          <w:bCs/>
          <w:sz w:val="28"/>
          <w:szCs w:val="28"/>
        </w:rPr>
      </w:pPr>
      <w:r>
        <w:rPr>
          <w:b/>
          <w:bCs/>
          <w:sz w:val="28"/>
          <w:szCs w:val="28"/>
        </w:rPr>
        <w:t>KHOA ĐIỆN - ĐIỆN TỬ</w:t>
      </w:r>
    </w:p>
    <w:p>
      <w:pPr>
        <w:spacing w:before="120" w:after="360" w:line="276" w:lineRule="auto"/>
        <w:jc w:val="center"/>
        <w:rPr>
          <w:b/>
          <w:bCs/>
          <w:sz w:val="28"/>
          <w:szCs w:val="28"/>
        </w:rPr>
      </w:pPr>
      <w:r>
        <w:rPr>
          <w:b/>
          <w:bCs/>
          <w:sz w:val="28"/>
          <w:szCs w:val="28"/>
        </w:rPr>
        <w:t>BỘ MÔN ĐIỆN TỬ VIỄN THÔNG</w:t>
      </w:r>
    </w:p>
    <w:p>
      <w:pPr>
        <w:spacing w:after="60" w:line="276" w:lineRule="auto"/>
        <w:jc w:val="center"/>
        <w:rPr>
          <w:sz w:val="38"/>
          <w:szCs w:val="28"/>
        </w:rPr>
      </w:pPr>
      <w:r>
        <w:rPr>
          <w:sz w:val="28"/>
          <w:szCs w:val="28"/>
        </w:rPr>
        <w:drawing>
          <wp:inline distT="0" distB="0" distL="0" distR="0">
            <wp:extent cx="2167255" cy="2112010"/>
            <wp:effectExtent l="0" t="0" r="1206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167255" cy="2112010"/>
                    </a:xfrm>
                    <a:prstGeom prst="rect">
                      <a:avLst/>
                    </a:prstGeom>
                  </pic:spPr>
                </pic:pic>
              </a:graphicData>
            </a:graphic>
          </wp:inline>
        </w:drawing>
      </w:r>
      <w:r>
        <w:rPr>
          <w:sz w:val="28"/>
          <w:szCs w:val="28"/>
        </w:rPr>
        <w:t xml:space="preserve">  </w:t>
      </w:r>
    </w:p>
    <w:p>
      <w:pPr>
        <w:spacing w:before="360" w:after="120" w:line="260" w:lineRule="auto"/>
        <w:jc w:val="center"/>
        <w:rPr>
          <w:b/>
          <w:bCs/>
          <w:sz w:val="40"/>
          <w:szCs w:val="40"/>
        </w:rPr>
      </w:pPr>
      <w:r>
        <w:rPr>
          <w:b/>
          <w:bCs/>
          <w:sz w:val="40"/>
          <w:szCs w:val="40"/>
        </w:rPr>
        <w:t>BÁO CÁO MÔN HỌC</w:t>
      </w:r>
    </w:p>
    <w:p>
      <w:pPr>
        <w:spacing w:before="120" w:after="240" w:line="260" w:lineRule="auto"/>
        <w:jc w:val="center"/>
        <w:rPr>
          <w:b/>
          <w:bCs/>
          <w:sz w:val="40"/>
          <w:szCs w:val="40"/>
        </w:rPr>
      </w:pPr>
      <w:r>
        <w:rPr>
          <w:b/>
          <w:bCs/>
          <w:sz w:val="40"/>
          <w:szCs w:val="40"/>
        </w:rPr>
        <w:t xml:space="preserve">THỰC TẬP THIẾT KẾ MẠCH TÍCH HỢP </w:t>
      </w:r>
    </w:p>
    <w:p>
      <w:pPr>
        <w:spacing w:before="120" w:after="360" w:line="260" w:lineRule="auto"/>
        <w:jc w:val="center"/>
        <w:rPr>
          <w:b/>
          <w:bCs/>
          <w:sz w:val="40"/>
          <w:szCs w:val="40"/>
        </w:rPr>
      </w:pPr>
      <w:r>
        <w:rPr>
          <w:b/>
          <w:bCs/>
          <w:sz w:val="40"/>
          <w:szCs w:val="40"/>
        </w:rPr>
        <w:t>VLSI</w:t>
      </w:r>
    </w:p>
    <w:p>
      <w:pPr>
        <w:jc w:val="center"/>
        <w:rPr>
          <w:sz w:val="38"/>
          <w:szCs w:val="28"/>
        </w:rPr>
      </w:pPr>
      <w:r>
        <w:rPr>
          <w:b/>
          <w:bCs/>
          <w:sz w:val="38"/>
          <w:szCs w:val="28"/>
        </w:rPr>
        <w:t>Đề Tài: SRAM</w:t>
      </w:r>
    </w:p>
    <w:p>
      <w:pPr>
        <w:tabs>
          <w:tab w:val="left" w:pos="1392"/>
        </w:tabs>
        <w:spacing w:before="240" w:after="240" w:line="260" w:lineRule="auto"/>
        <w:jc w:val="both"/>
        <w:rPr>
          <w:sz w:val="28"/>
          <w:szCs w:val="28"/>
        </w:rPr>
      </w:pPr>
      <w:r>
        <w:rPr>
          <w:sz w:val="40"/>
          <w:szCs w:val="40"/>
        </w:rPr>
        <w:tab/>
      </w:r>
      <w:r>
        <w:rPr>
          <w:sz w:val="40"/>
          <w:szCs w:val="40"/>
        </w:rPr>
        <w:t>Sinh viên thực hiện:</w:t>
      </w:r>
    </w:p>
    <w:p>
      <w:pPr>
        <w:tabs>
          <w:tab w:val="left" w:pos="1392"/>
        </w:tabs>
        <w:spacing w:before="240" w:after="240" w:line="260" w:lineRule="auto"/>
        <w:ind w:left="2880" w:firstLine="720"/>
        <w:rPr>
          <w:sz w:val="32"/>
          <w:szCs w:val="32"/>
        </w:rPr>
      </w:pPr>
      <w:ins w:id="0" w:author="ASUS" w:date="2021-05-07T11:55:29Z">
        <w:r>
          <w:rPr>
            <w:rFonts w:hint="default"/>
            <w:b/>
            <w:bCs w:val="0"/>
            <w:color w:val="FFFF00"/>
            <w:sz w:val="32"/>
            <w:szCs w:val="32"/>
            <w:lang w:val="en-US"/>
          </w:rPr>
          <w:t>NGU</w:t>
        </w:r>
      </w:ins>
      <w:ins w:id="1" w:author="ASUS" w:date="2021-05-07T11:55:30Z">
        <w:r>
          <w:rPr>
            <w:rFonts w:hint="default"/>
            <w:b/>
            <w:bCs w:val="0"/>
            <w:color w:val="FFFF00"/>
            <w:sz w:val="32"/>
            <w:szCs w:val="32"/>
            <w:lang w:val="en-US"/>
          </w:rPr>
          <w:t>Y</w:t>
        </w:r>
      </w:ins>
      <w:ins w:id="2" w:author="ASUS" w:date="2021-05-07T11:55:31Z">
        <w:r>
          <w:rPr>
            <w:rFonts w:hint="default"/>
            <w:b/>
            <w:bCs w:val="0"/>
            <w:color w:val="FFFF00"/>
            <w:sz w:val="32"/>
            <w:szCs w:val="32"/>
            <w:lang w:val="en-US"/>
          </w:rPr>
          <w:t>Ễ</w:t>
        </w:r>
      </w:ins>
      <w:ins w:id="3" w:author="ASUS" w:date="2021-05-07T11:55:32Z">
        <w:r>
          <w:rPr>
            <w:rFonts w:hint="default"/>
            <w:b/>
            <w:bCs w:val="0"/>
            <w:color w:val="FFFF00"/>
            <w:sz w:val="32"/>
            <w:szCs w:val="32"/>
            <w:lang w:val="en-US"/>
          </w:rPr>
          <w:t>N V</w:t>
        </w:r>
      </w:ins>
      <w:ins w:id="4" w:author="ASUS" w:date="2021-05-07T11:55:33Z">
        <w:r>
          <w:rPr>
            <w:rFonts w:hint="default"/>
            <w:b/>
            <w:bCs w:val="0"/>
            <w:color w:val="FFFF00"/>
            <w:sz w:val="32"/>
            <w:szCs w:val="32"/>
            <w:lang w:val="en-US"/>
          </w:rPr>
          <w:t>ĂN T</w:t>
        </w:r>
      </w:ins>
      <w:ins w:id="5" w:author="ASUS" w:date="2021-05-07T11:55:34Z">
        <w:r>
          <w:rPr>
            <w:rFonts w:hint="default"/>
            <w:b/>
            <w:bCs w:val="0"/>
            <w:color w:val="FFFF00"/>
            <w:sz w:val="32"/>
            <w:szCs w:val="32"/>
            <w:lang w:val="en-US"/>
          </w:rPr>
          <w:t>ÍNH</w:t>
        </w:r>
      </w:ins>
      <w:ins w:id="6" w:author="ASUS" w:date="2021-05-07T11:55:34Z">
        <w:r>
          <w:rPr>
            <w:rFonts w:hint="default"/>
            <w:b/>
            <w:bCs w:val="0"/>
            <w:color w:val="auto"/>
            <w:sz w:val="32"/>
            <w:szCs w:val="32"/>
            <w:lang w:val="en-US"/>
          </w:rPr>
          <w:t xml:space="preserve"> </w:t>
        </w:r>
      </w:ins>
      <w:r>
        <w:rPr>
          <w:b/>
          <w:sz w:val="32"/>
          <w:szCs w:val="32"/>
        </w:rPr>
        <w:t>-</w:t>
      </w:r>
      <w:r>
        <w:rPr>
          <w:sz w:val="32"/>
          <w:szCs w:val="32"/>
        </w:rPr>
        <w:t xml:space="preserve"> 1816128</w:t>
      </w:r>
      <w:ins w:id="7" w:author="ASUS" w:date="2021-05-07T11:55:40Z">
        <w:r>
          <w:rPr>
            <w:rFonts w:hint="default"/>
            <w:sz w:val="32"/>
            <w:szCs w:val="32"/>
            <w:lang w:val="en-US"/>
          </w:rPr>
          <w:t>7</w:t>
        </w:r>
      </w:ins>
    </w:p>
    <w:p>
      <w:pPr>
        <w:tabs>
          <w:tab w:val="left" w:pos="1392"/>
          <w:tab w:val="left" w:pos="3384"/>
        </w:tabs>
        <w:spacing w:before="240" w:after="240" w:line="260" w:lineRule="auto"/>
        <w:ind w:left="2880" w:firstLine="720"/>
        <w:rPr>
          <w:sz w:val="32"/>
          <w:szCs w:val="32"/>
        </w:rPr>
      </w:pPr>
      <w:ins w:id="8" w:author="ASUS" w:date="2021-05-07T11:55:04Z">
        <w:r>
          <w:rPr>
            <w:rFonts w:hint="default"/>
            <w:b/>
            <w:color w:val="auto"/>
            <w:sz w:val="32"/>
            <w:szCs w:val="32"/>
            <w:lang w:val="en-US"/>
          </w:rPr>
          <w:t>B</w:t>
        </w:r>
      </w:ins>
      <w:ins w:id="9" w:author="ASUS" w:date="2021-05-07T11:55:08Z">
        <w:r>
          <w:rPr>
            <w:rFonts w:hint="default"/>
            <w:b/>
            <w:color w:val="auto"/>
            <w:sz w:val="32"/>
            <w:szCs w:val="32"/>
            <w:lang w:val="en-US"/>
          </w:rPr>
          <w:t>ÙI H</w:t>
        </w:r>
      </w:ins>
      <w:ins w:id="10" w:author="ASUS" w:date="2021-05-07T11:55:12Z">
        <w:r>
          <w:rPr>
            <w:rFonts w:hint="default"/>
            <w:b/>
            <w:color w:val="auto"/>
            <w:sz w:val="32"/>
            <w:szCs w:val="32"/>
            <w:lang w:val="en-US"/>
          </w:rPr>
          <w:t>Ữ</w:t>
        </w:r>
      </w:ins>
      <w:ins w:id="11" w:author="ASUS" w:date="2021-05-07T11:55:37Z">
        <w:r>
          <w:rPr>
            <w:rFonts w:hint="default"/>
            <w:b/>
            <w:color w:val="auto"/>
            <w:sz w:val="32"/>
            <w:szCs w:val="32"/>
            <w:lang w:val="en-US"/>
          </w:rPr>
          <w:t>U</w:t>
        </w:r>
      </w:ins>
      <w:ins w:id="12" w:author="ASUS" w:date="2021-05-07T11:55:12Z">
        <w:r>
          <w:rPr>
            <w:rFonts w:hint="default"/>
            <w:b/>
            <w:color w:val="auto"/>
            <w:sz w:val="32"/>
            <w:szCs w:val="32"/>
            <w:lang w:val="en-US"/>
          </w:rPr>
          <w:t xml:space="preserve"> </w:t>
        </w:r>
      </w:ins>
      <w:ins w:id="13" w:author="ASUS" w:date="2021-05-07T11:55:13Z">
        <w:r>
          <w:rPr>
            <w:rFonts w:hint="default"/>
            <w:b/>
            <w:color w:val="auto"/>
            <w:sz w:val="32"/>
            <w:szCs w:val="32"/>
            <w:lang w:val="en-US"/>
          </w:rPr>
          <w:t>T</w:t>
        </w:r>
      </w:ins>
      <w:ins w:id="14" w:author="ASUS" w:date="2021-05-07T11:55:14Z">
        <w:r>
          <w:rPr>
            <w:rFonts w:hint="default"/>
            <w:b/>
            <w:color w:val="auto"/>
            <w:sz w:val="32"/>
            <w:szCs w:val="32"/>
            <w:lang w:val="en-US"/>
          </w:rPr>
          <w:t>ÀI</w:t>
        </w:r>
      </w:ins>
      <w:r>
        <w:rPr>
          <w:b/>
          <w:color w:val="auto"/>
          <w:sz w:val="32"/>
          <w:szCs w:val="32"/>
        </w:rPr>
        <w:t xml:space="preserve"> - </w:t>
      </w:r>
      <w:ins w:id="15" w:author="ASUS" w:date="2021-05-07T11:54:51Z">
        <w:r>
          <w:rPr>
            <w:rFonts w:hint="default"/>
            <w:b/>
            <w:color w:val="auto"/>
            <w:sz w:val="32"/>
            <w:szCs w:val="32"/>
            <w:lang w:val="en-US"/>
          </w:rPr>
          <w:t>18</w:t>
        </w:r>
      </w:ins>
      <w:ins w:id="16" w:author="ASUS" w:date="2021-05-07T11:54:52Z">
        <w:r>
          <w:rPr>
            <w:rFonts w:hint="default"/>
            <w:b/>
            <w:color w:val="auto"/>
            <w:sz w:val="32"/>
            <w:szCs w:val="32"/>
            <w:lang w:val="en-US"/>
          </w:rPr>
          <w:t>1612</w:t>
        </w:r>
      </w:ins>
      <w:ins w:id="17" w:author="ASUS" w:date="2021-05-07T11:54:53Z">
        <w:r>
          <w:rPr>
            <w:rFonts w:hint="default"/>
            <w:b/>
            <w:color w:val="auto"/>
            <w:sz w:val="32"/>
            <w:szCs w:val="32"/>
            <w:lang w:val="en-US"/>
          </w:rPr>
          <w:t>68</w:t>
        </w:r>
      </w:ins>
    </w:p>
    <w:p>
      <w:pPr>
        <w:tabs>
          <w:tab w:val="left" w:pos="1392"/>
        </w:tabs>
        <w:spacing w:before="240" w:after="240" w:line="260" w:lineRule="auto"/>
        <w:jc w:val="center"/>
        <w:rPr>
          <w:b/>
          <w:sz w:val="32"/>
          <w:szCs w:val="32"/>
        </w:rPr>
      </w:pPr>
      <w:r>
        <w:rPr>
          <w:sz w:val="32"/>
          <w:szCs w:val="32"/>
        </w:rPr>
        <w:t xml:space="preserve">GVHD: </w:t>
      </w:r>
      <w:r>
        <w:rPr>
          <w:b/>
          <w:sz w:val="32"/>
          <w:szCs w:val="32"/>
        </w:rPr>
        <w:t>TS. ĐỖ DUY TÂN</w:t>
      </w:r>
    </w:p>
    <w:p>
      <w:pPr>
        <w:tabs>
          <w:tab w:val="left" w:pos="1392"/>
        </w:tabs>
        <w:spacing w:before="240" w:after="240" w:line="260" w:lineRule="auto"/>
        <w:jc w:val="center"/>
        <w:rPr>
          <w:sz w:val="30"/>
          <w:szCs w:val="30"/>
        </w:rPr>
        <w:sectPr>
          <w:footerReference r:id="rId5" w:type="default"/>
          <w:pgSz w:w="12240" w:h="15840"/>
          <w:pgMar w:top="1440" w:right="1440" w:bottom="1440" w:left="1440" w:header="720" w:footer="720" w:gutter="0"/>
          <w:pgNumType w:fmt="lowerRoman"/>
          <w:cols w:space="720" w:num="1"/>
          <w:docGrid w:linePitch="360" w:charSpace="0"/>
        </w:sectPr>
      </w:pPr>
      <w:r>
        <w:rPr>
          <w:sz w:val="30"/>
          <w:szCs w:val="30"/>
        </w:rPr>
        <w:t>TP. HỒ CHÍ MINH – 3/2021</w:t>
      </w:r>
    </w:p>
    <w:p>
      <w:pPr>
        <w:jc w:val="center"/>
        <w:rPr>
          <w:b/>
          <w:bCs/>
          <w:sz w:val="30"/>
          <w:szCs w:val="30"/>
        </w:rPr>
      </w:pPr>
      <w:r>
        <w:rPr>
          <w:b/>
          <w:bCs/>
          <w:sz w:val="32"/>
          <w:szCs w:val="32"/>
        </w:rPr>
        <w:t>LỜI NHẬN XÉT CỦA GIẢNG VIÊN:</w:t>
      </w:r>
    </w:p>
    <w:p>
      <w:pPr>
        <w:jc w:val="center"/>
        <w:rPr>
          <w:bCs/>
          <w:sz w:val="36"/>
          <w:szCs w:val="36"/>
        </w:rPr>
      </w:pPr>
      <w:r>
        <w:rPr>
          <w:bCs/>
          <w:sz w:val="36"/>
          <w:szCs w:val="36"/>
        </w:rPr>
        <w:t>….………………………………………………………………………………………………………………………………….</w:t>
      </w:r>
    </w:p>
    <w:p>
      <w:pPr>
        <w:jc w:val="center"/>
        <w:rPr>
          <w:bCs/>
          <w:sz w:val="36"/>
          <w:szCs w:val="36"/>
        </w:rPr>
      </w:pPr>
      <w:r>
        <w:rPr>
          <w:bCs/>
          <w:sz w:val="36"/>
          <w:szCs w:val="36"/>
        </w:rPr>
        <w:t>….………………………………………………………………………………………………………………………………….</w:t>
      </w:r>
    </w:p>
    <w:p>
      <w:pPr>
        <w:jc w:val="center"/>
        <w:rPr>
          <w:bCs/>
          <w:sz w:val="36"/>
          <w:szCs w:val="36"/>
        </w:rPr>
      </w:pPr>
      <w:r>
        <w:rPr>
          <w:bCs/>
          <w:sz w:val="36"/>
          <w:szCs w:val="36"/>
        </w:rPr>
        <w:t>….………………………………………………………………………………………………………………………………….</w:t>
      </w:r>
    </w:p>
    <w:p>
      <w:pPr>
        <w:jc w:val="center"/>
        <w:rPr>
          <w:bCs/>
          <w:sz w:val="36"/>
          <w:szCs w:val="36"/>
        </w:rPr>
      </w:pPr>
      <w:r>
        <w:rPr>
          <w:bCs/>
          <w:sz w:val="36"/>
          <w:szCs w:val="36"/>
        </w:rPr>
        <w:t>….………………………………………………………………………………………………………………………………….</w:t>
      </w:r>
    </w:p>
    <w:p>
      <w:pPr>
        <w:jc w:val="center"/>
        <w:rPr>
          <w:bCs/>
          <w:sz w:val="36"/>
          <w:szCs w:val="36"/>
        </w:rPr>
      </w:pPr>
      <w:r>
        <w:rPr>
          <w:bCs/>
          <w:sz w:val="36"/>
          <w:szCs w:val="36"/>
        </w:rPr>
        <w:t>….………………………………………………………………………………………………………………………………….</w:t>
      </w:r>
    </w:p>
    <w:p>
      <w:pPr>
        <w:jc w:val="center"/>
        <w:rPr>
          <w:bCs/>
          <w:sz w:val="36"/>
          <w:szCs w:val="36"/>
        </w:rPr>
      </w:pPr>
      <w:r>
        <w:rPr>
          <w:bCs/>
          <w:sz w:val="36"/>
          <w:szCs w:val="36"/>
        </w:rPr>
        <w:t>….………………………………………………………………………………………………………………………………….</w:t>
      </w:r>
    </w:p>
    <w:p>
      <w:pPr>
        <w:jc w:val="center"/>
        <w:rPr>
          <w:bCs/>
          <w:sz w:val="36"/>
          <w:szCs w:val="36"/>
        </w:rPr>
      </w:pPr>
      <w:r>
        <w:rPr>
          <w:bCs/>
          <w:sz w:val="36"/>
          <w:szCs w:val="36"/>
        </w:rPr>
        <w:t>….………………………………………………………………………………………………………………………………….</w:t>
      </w:r>
    </w:p>
    <w:p>
      <w:pPr>
        <w:jc w:val="center"/>
        <w:rPr>
          <w:bCs/>
          <w:sz w:val="36"/>
          <w:szCs w:val="36"/>
        </w:rPr>
      </w:pPr>
      <w:r>
        <w:rPr>
          <w:bCs/>
          <w:sz w:val="36"/>
          <w:szCs w:val="36"/>
        </w:rPr>
        <w:t>….………………………………………………………………………………………………………………………………….</w:t>
      </w:r>
    </w:p>
    <w:p>
      <w:pPr>
        <w:jc w:val="center"/>
        <w:rPr>
          <w:bCs/>
          <w:sz w:val="36"/>
          <w:szCs w:val="36"/>
        </w:rPr>
      </w:pPr>
      <w:r>
        <w:rPr>
          <w:bCs/>
          <w:sz w:val="36"/>
          <w:szCs w:val="36"/>
        </w:rPr>
        <w:t>….………………………………………………………………………………………………………………………………….</w:t>
      </w:r>
    </w:p>
    <w:p>
      <w:pPr>
        <w:jc w:val="center"/>
        <w:rPr>
          <w:bCs/>
          <w:sz w:val="36"/>
          <w:szCs w:val="36"/>
        </w:rPr>
      </w:pPr>
      <w:r>
        <w:rPr>
          <w:bCs/>
          <w:sz w:val="36"/>
          <w:szCs w:val="36"/>
        </w:rPr>
        <w:t>….………………………………………………………………………………………………………………………………….</w:t>
      </w:r>
    </w:p>
    <w:p>
      <w:pPr>
        <w:jc w:val="center"/>
        <w:rPr>
          <w:bCs/>
          <w:sz w:val="36"/>
          <w:szCs w:val="36"/>
        </w:rPr>
      </w:pPr>
      <w:r>
        <w:rPr>
          <w:bCs/>
          <w:sz w:val="36"/>
          <w:szCs w:val="36"/>
        </w:rPr>
        <w:t>….………………………………………………………………………………………………………………………………….</w:t>
      </w:r>
    </w:p>
    <w:p>
      <w:pPr>
        <w:jc w:val="center"/>
        <w:rPr>
          <w:ins w:id="18" w:author="USER" w:date="2021-04-01T21:41:00Z"/>
          <w:b/>
          <w:sz w:val="36"/>
          <w:szCs w:val="36"/>
        </w:rPr>
      </w:pPr>
      <w:r>
        <w:rPr>
          <w:bCs/>
          <w:sz w:val="36"/>
          <w:szCs w:val="36"/>
        </w:rPr>
        <w:t>………………………………………………………………….</w:t>
      </w:r>
    </w:p>
    <w:customXmlInsRangeStart w:id="19" w:author="USER" w:date="2021-04-01T22:14:00Z"/>
    <w:sdt>
      <w:sdtPr>
        <w:rPr/>
        <w:id w:val="1541323954"/>
        <w:docPartObj>
          <w:docPartGallery w:val="Table of Contents"/>
          <w:docPartUnique/>
        </w:docPartObj>
      </w:sdtPr>
      <w:sdtEndPr>
        <w:rPr>
          <w:rFonts w:ascii="Times New Roman" w:hAnsi="Times New Roman" w:eastAsia="Times New Roman" w:cs="Times New Roman"/>
          <w:b/>
          <w:bCs/>
          <w:color w:val="auto"/>
          <w:sz w:val="26"/>
          <w:szCs w:val="20"/>
        </w:rPr>
      </w:sdtEndPr>
      <w:sdtContent>
        <w:customXmlInsRangeEnd w:id="19"/>
        <w:p>
          <w:pPr>
            <w:pStyle w:val="35"/>
            <w:jc w:val="center"/>
            <w:rPr>
              <w:ins w:id="21" w:author="USER" w:date="2021-04-01T22:14:00Z"/>
              <w:rFonts w:ascii="Times New Roman" w:hAnsi="Times New Roman" w:cs="Times New Roman"/>
              <w:b/>
              <w:bCs/>
              <w:color w:val="auto"/>
            </w:rPr>
          </w:pPr>
          <w:ins w:id="23" w:author="USER" w:date="2021-04-01T22:15:00Z">
            <w:r>
              <w:rPr>
                <w:rFonts w:ascii="Times New Roman" w:hAnsi="Times New Roman" w:cs="Times New Roman"/>
                <w:b/>
                <w:bCs/>
                <w:color w:val="ED7D31" w:themeColor="accent2"/>
                <w14:textFill>
                  <w14:solidFill>
                    <w14:schemeClr w14:val="accent2"/>
                  </w14:solidFill>
                </w14:textFill>
              </w:rPr>
              <w:t>MỤC LỤC</w:t>
            </w:r>
          </w:ins>
        </w:p>
        <w:p>
          <w:pPr>
            <w:pStyle w:val="20"/>
            <w:tabs>
              <w:tab w:val="right" w:leader="dot" w:pos="9350"/>
            </w:tabs>
            <w:rPr>
              <w:rFonts w:asciiTheme="minorHAnsi" w:hAnsiTheme="minorHAnsi" w:eastAsiaTheme="minorEastAsia" w:cstheme="minorBidi"/>
              <w:sz w:val="22"/>
              <w:szCs w:val="22"/>
              <w:lang w:eastAsia="zh-CN"/>
            </w:rPr>
          </w:pPr>
          <w:ins w:id="24" w:author="USER" w:date="2021-04-01T22:14:00Z">
            <w:r>
              <w:rPr/>
              <w:fldChar w:fldCharType="begin"/>
            </w:r>
          </w:ins>
          <w:ins w:id="25" w:author="USER" w:date="2021-04-01T22:14:00Z">
            <w:r>
              <w:rPr/>
              <w:instrText xml:space="preserve"> TOC \o "1-3" \h \z \u </w:instrText>
            </w:r>
          </w:ins>
          <w:ins w:id="26" w:author="USER" w:date="2021-04-01T22:14:00Z">
            <w:r>
              <w:rPr/>
              <w:fldChar w:fldCharType="separate"/>
            </w:r>
          </w:ins>
          <w:r>
            <w:fldChar w:fldCharType="begin"/>
          </w:r>
          <w:r>
            <w:instrText xml:space="preserve"> HYPERLINK \l "_Toc68207660" </w:instrText>
          </w:r>
          <w:r>
            <w:fldChar w:fldCharType="separate"/>
          </w:r>
          <w:r>
            <w:rPr>
              <w:rStyle w:val="16"/>
              <w:b/>
              <w:bCs/>
            </w:rPr>
            <w:t>Chương 1:</w:t>
          </w:r>
          <w:r>
            <w:tab/>
          </w:r>
          <w:r>
            <w:fldChar w:fldCharType="begin"/>
          </w:r>
          <w:r>
            <w:instrText xml:space="preserve"> PAGEREF _Toc68207660 \h </w:instrText>
          </w:r>
          <w:r>
            <w:fldChar w:fldCharType="separate"/>
          </w:r>
          <w:r>
            <w:t>1</w:t>
          </w:r>
          <w:r>
            <w:fldChar w:fldCharType="end"/>
          </w:r>
          <w:r>
            <w:fldChar w:fldCharType="end"/>
          </w:r>
        </w:p>
        <w:p>
          <w:pPr>
            <w:pStyle w:val="20"/>
            <w:tabs>
              <w:tab w:val="right" w:leader="dot" w:pos="9350"/>
            </w:tabs>
            <w:rPr>
              <w:rFonts w:asciiTheme="minorHAnsi" w:hAnsiTheme="minorHAnsi" w:eastAsiaTheme="minorEastAsia" w:cstheme="minorBidi"/>
              <w:sz w:val="22"/>
              <w:szCs w:val="22"/>
              <w:lang w:eastAsia="zh-CN"/>
            </w:rPr>
          </w:pPr>
          <w:r>
            <w:fldChar w:fldCharType="begin"/>
          </w:r>
          <w:r>
            <w:instrText xml:space="preserve"> HYPERLINK \l "_Toc68207661" </w:instrText>
          </w:r>
          <w:r>
            <w:fldChar w:fldCharType="separate"/>
          </w:r>
          <w:r>
            <w:rPr>
              <w:rStyle w:val="16"/>
              <w:b/>
              <w:bCs/>
            </w:rPr>
            <w:t>GIỚI THIỆU</w:t>
          </w:r>
          <w:r>
            <w:tab/>
          </w:r>
          <w:r>
            <w:fldChar w:fldCharType="begin"/>
          </w:r>
          <w:r>
            <w:instrText xml:space="preserve"> PAGEREF _Toc68207661 \h </w:instrText>
          </w:r>
          <w:r>
            <w:fldChar w:fldCharType="separate"/>
          </w:r>
          <w:r>
            <w:t>1</w:t>
          </w:r>
          <w:r>
            <w:fldChar w:fldCharType="end"/>
          </w:r>
          <w:r>
            <w:fldChar w:fldCharType="end"/>
          </w:r>
        </w:p>
        <w:p>
          <w:pPr>
            <w:pStyle w:val="21"/>
            <w:tabs>
              <w:tab w:val="right" w:leader="dot" w:pos="9350"/>
            </w:tabs>
            <w:rPr>
              <w:rFonts w:asciiTheme="minorHAnsi" w:hAnsiTheme="minorHAnsi" w:eastAsiaTheme="minorEastAsia" w:cstheme="minorBidi"/>
              <w:sz w:val="22"/>
              <w:szCs w:val="22"/>
              <w:lang w:eastAsia="zh-CN"/>
            </w:rPr>
          </w:pPr>
          <w:r>
            <w:fldChar w:fldCharType="begin"/>
          </w:r>
          <w:r>
            <w:instrText xml:space="preserve"> HYPERLINK \l "_Toc68207662" </w:instrText>
          </w:r>
          <w:r>
            <w:fldChar w:fldCharType="separate"/>
          </w:r>
          <w:r>
            <w:rPr>
              <w:rStyle w:val="16"/>
              <w:b/>
              <w:bCs/>
            </w:rPr>
            <w:t>1. GIỚI THIỆU TỔNG QUANG</w:t>
          </w:r>
          <w:r>
            <w:tab/>
          </w:r>
          <w:r>
            <w:fldChar w:fldCharType="begin"/>
          </w:r>
          <w:r>
            <w:instrText xml:space="preserve"> PAGEREF _Toc68207662 \h </w:instrText>
          </w:r>
          <w:r>
            <w:fldChar w:fldCharType="separate"/>
          </w:r>
          <w:r>
            <w:t>1</w:t>
          </w:r>
          <w:r>
            <w:fldChar w:fldCharType="end"/>
          </w:r>
          <w:r>
            <w:fldChar w:fldCharType="end"/>
          </w:r>
        </w:p>
        <w:p>
          <w:pPr>
            <w:pStyle w:val="20"/>
            <w:tabs>
              <w:tab w:val="right" w:leader="dot" w:pos="9350"/>
            </w:tabs>
            <w:rPr>
              <w:rFonts w:asciiTheme="minorHAnsi" w:hAnsiTheme="minorHAnsi" w:eastAsiaTheme="minorEastAsia" w:cstheme="minorBidi"/>
              <w:sz w:val="22"/>
              <w:szCs w:val="22"/>
              <w:lang w:eastAsia="zh-CN"/>
            </w:rPr>
          </w:pPr>
          <w:r>
            <w:fldChar w:fldCharType="begin"/>
          </w:r>
          <w:r>
            <w:instrText xml:space="preserve"> HYPERLINK \l "_Toc68207663" </w:instrText>
          </w:r>
          <w:r>
            <w:fldChar w:fldCharType="separate"/>
          </w:r>
          <w:r>
            <w:rPr>
              <w:rStyle w:val="16"/>
              <w:b/>
              <w:bCs/>
            </w:rPr>
            <w:t>Chương 2:</w:t>
          </w:r>
          <w:r>
            <w:tab/>
          </w:r>
          <w:r>
            <w:fldChar w:fldCharType="begin"/>
          </w:r>
          <w:r>
            <w:instrText xml:space="preserve"> PAGEREF _Toc68207663 \h </w:instrText>
          </w:r>
          <w:r>
            <w:fldChar w:fldCharType="separate"/>
          </w:r>
          <w:r>
            <w:t>3</w:t>
          </w:r>
          <w:r>
            <w:fldChar w:fldCharType="end"/>
          </w:r>
          <w:r>
            <w:fldChar w:fldCharType="end"/>
          </w:r>
        </w:p>
        <w:p>
          <w:pPr>
            <w:pStyle w:val="20"/>
            <w:tabs>
              <w:tab w:val="right" w:leader="dot" w:pos="9350"/>
            </w:tabs>
            <w:rPr>
              <w:rFonts w:asciiTheme="minorHAnsi" w:hAnsiTheme="minorHAnsi" w:eastAsiaTheme="minorEastAsia" w:cstheme="minorBidi"/>
              <w:sz w:val="22"/>
              <w:szCs w:val="22"/>
              <w:lang w:eastAsia="zh-CN"/>
            </w:rPr>
          </w:pPr>
          <w:r>
            <w:fldChar w:fldCharType="begin"/>
          </w:r>
          <w:r>
            <w:instrText xml:space="preserve"> HYPERLINK \l "_Toc68207664" </w:instrText>
          </w:r>
          <w:r>
            <w:fldChar w:fldCharType="separate"/>
          </w:r>
          <w:r>
            <w:rPr>
              <w:rStyle w:val="16"/>
              <w:b/>
              <w:bCs/>
            </w:rPr>
            <w:t>CƠ SỞ LÝ THUYẾT</w:t>
          </w:r>
          <w:r>
            <w:tab/>
          </w:r>
          <w:r>
            <w:fldChar w:fldCharType="begin"/>
          </w:r>
          <w:r>
            <w:instrText xml:space="preserve"> PAGEREF _Toc68207664 \h </w:instrText>
          </w:r>
          <w:r>
            <w:fldChar w:fldCharType="separate"/>
          </w:r>
          <w:r>
            <w:t>3</w:t>
          </w:r>
          <w:r>
            <w:fldChar w:fldCharType="end"/>
          </w:r>
          <w:r>
            <w:fldChar w:fldCharType="end"/>
          </w:r>
        </w:p>
        <w:p>
          <w:pPr>
            <w:pStyle w:val="21"/>
            <w:tabs>
              <w:tab w:val="left" w:pos="880"/>
              <w:tab w:val="right" w:leader="dot" w:pos="9350"/>
            </w:tabs>
            <w:rPr>
              <w:rFonts w:asciiTheme="minorHAnsi" w:hAnsiTheme="minorHAnsi" w:eastAsiaTheme="minorEastAsia" w:cstheme="minorBidi"/>
              <w:sz w:val="22"/>
              <w:szCs w:val="22"/>
              <w:lang w:eastAsia="zh-CN"/>
            </w:rPr>
          </w:pPr>
          <w:r>
            <w:fldChar w:fldCharType="begin"/>
          </w:r>
          <w:r>
            <w:instrText xml:space="preserve"> HYPERLINK \l "_Toc68207665" </w:instrText>
          </w:r>
          <w:r>
            <w:fldChar w:fldCharType="separate"/>
          </w:r>
          <w:r>
            <w:rPr>
              <w:rStyle w:val="16"/>
              <w:b/>
              <w:bCs/>
            </w:rPr>
            <w:t>2.1</w:t>
          </w:r>
          <w:r>
            <w:rPr>
              <w:rFonts w:asciiTheme="minorHAnsi" w:hAnsiTheme="minorHAnsi" w:eastAsiaTheme="minorEastAsia" w:cstheme="minorBidi"/>
              <w:sz w:val="22"/>
              <w:szCs w:val="22"/>
              <w:lang w:eastAsia="zh-CN"/>
            </w:rPr>
            <w:tab/>
          </w:r>
          <w:r>
            <w:rPr>
              <w:rStyle w:val="16"/>
              <w:b/>
              <w:bCs/>
            </w:rPr>
            <w:t>TỔNG QUAN VỀ BỘ NHỚ RAM</w:t>
          </w:r>
          <w:r>
            <w:tab/>
          </w:r>
          <w:r>
            <w:fldChar w:fldCharType="begin"/>
          </w:r>
          <w:r>
            <w:instrText xml:space="preserve"> PAGEREF _Toc68207665 \h </w:instrText>
          </w:r>
          <w:r>
            <w:fldChar w:fldCharType="separate"/>
          </w:r>
          <w:r>
            <w:t>3</w:t>
          </w:r>
          <w:r>
            <w:fldChar w:fldCharType="end"/>
          </w:r>
          <w:r>
            <w:fldChar w:fldCharType="end"/>
          </w:r>
        </w:p>
        <w:p>
          <w:pPr>
            <w:pStyle w:val="22"/>
            <w:tabs>
              <w:tab w:val="right" w:leader="dot" w:pos="9350"/>
            </w:tabs>
            <w:rPr>
              <w:rFonts w:asciiTheme="minorHAnsi" w:hAnsiTheme="minorHAnsi" w:eastAsiaTheme="minorEastAsia" w:cstheme="minorBidi"/>
              <w:sz w:val="22"/>
              <w:szCs w:val="22"/>
              <w:lang w:eastAsia="zh-CN"/>
            </w:rPr>
          </w:pPr>
          <w:r>
            <w:fldChar w:fldCharType="begin"/>
          </w:r>
          <w:r>
            <w:instrText xml:space="preserve"> HYPERLINK \l "_Toc68207666" </w:instrText>
          </w:r>
          <w:r>
            <w:fldChar w:fldCharType="separate"/>
          </w:r>
          <w:r>
            <w:rPr>
              <w:rStyle w:val="16"/>
              <w:b/>
              <w:bCs/>
            </w:rPr>
            <w:t>2.1.1   Thế nào là bộ nhớ RAM</w:t>
          </w:r>
          <w:r>
            <w:tab/>
          </w:r>
          <w:r>
            <w:fldChar w:fldCharType="begin"/>
          </w:r>
          <w:r>
            <w:instrText xml:space="preserve"> PAGEREF _Toc68207666 \h </w:instrText>
          </w:r>
          <w:r>
            <w:fldChar w:fldCharType="separate"/>
          </w:r>
          <w:r>
            <w:t>3</w:t>
          </w:r>
          <w:r>
            <w:fldChar w:fldCharType="end"/>
          </w:r>
          <w:r>
            <w:fldChar w:fldCharType="end"/>
          </w:r>
        </w:p>
        <w:p>
          <w:pPr>
            <w:pStyle w:val="22"/>
            <w:tabs>
              <w:tab w:val="right" w:leader="dot" w:pos="9350"/>
            </w:tabs>
            <w:rPr>
              <w:rFonts w:asciiTheme="minorHAnsi" w:hAnsiTheme="minorHAnsi" w:eastAsiaTheme="minorEastAsia" w:cstheme="minorBidi"/>
              <w:sz w:val="22"/>
              <w:szCs w:val="22"/>
              <w:lang w:eastAsia="zh-CN"/>
            </w:rPr>
          </w:pPr>
          <w:r>
            <w:fldChar w:fldCharType="begin"/>
          </w:r>
          <w:r>
            <w:instrText xml:space="preserve"> HYPERLINK \l "_Toc68207667" </w:instrText>
          </w:r>
          <w:r>
            <w:fldChar w:fldCharType="separate"/>
          </w:r>
          <w:r>
            <w:rPr>
              <w:rStyle w:val="16"/>
              <w:b/>
              <w:bCs/>
            </w:rPr>
            <w:t>2.1.2  Lịch sử phát triển của RAM</w:t>
          </w:r>
          <w:r>
            <w:tab/>
          </w:r>
          <w:r>
            <w:fldChar w:fldCharType="begin"/>
          </w:r>
          <w:r>
            <w:instrText xml:space="preserve"> PAGEREF _Toc68207667 \h </w:instrText>
          </w:r>
          <w:r>
            <w:fldChar w:fldCharType="separate"/>
          </w:r>
          <w:r>
            <w:t>3</w:t>
          </w:r>
          <w:r>
            <w:fldChar w:fldCharType="end"/>
          </w:r>
          <w:r>
            <w:fldChar w:fldCharType="end"/>
          </w:r>
        </w:p>
        <w:p>
          <w:pPr>
            <w:pStyle w:val="22"/>
            <w:tabs>
              <w:tab w:val="right" w:leader="dot" w:pos="9350"/>
            </w:tabs>
            <w:rPr>
              <w:rFonts w:asciiTheme="minorHAnsi" w:hAnsiTheme="minorHAnsi" w:eastAsiaTheme="minorEastAsia" w:cstheme="minorBidi"/>
              <w:sz w:val="22"/>
              <w:szCs w:val="22"/>
              <w:lang w:eastAsia="zh-CN"/>
            </w:rPr>
          </w:pPr>
          <w:r>
            <w:fldChar w:fldCharType="begin"/>
          </w:r>
          <w:r>
            <w:instrText xml:space="preserve"> HYPERLINK \l "_Toc68207668" </w:instrText>
          </w:r>
          <w:r>
            <w:fldChar w:fldCharType="separate"/>
          </w:r>
          <w:r>
            <w:rPr>
              <w:rStyle w:val="16"/>
              <w:b/>
              <w:bCs/>
            </w:rPr>
            <w:t>2.1.3   Đặc trưng và phân loại</w:t>
          </w:r>
          <w:r>
            <w:tab/>
          </w:r>
          <w:r>
            <w:fldChar w:fldCharType="begin"/>
          </w:r>
          <w:r>
            <w:instrText xml:space="preserve"> PAGEREF _Toc68207668 \h </w:instrText>
          </w:r>
          <w:r>
            <w:fldChar w:fldCharType="separate"/>
          </w:r>
          <w:r>
            <w:t>4</w:t>
          </w:r>
          <w:r>
            <w:fldChar w:fldCharType="end"/>
          </w:r>
          <w:r>
            <w:fldChar w:fldCharType="end"/>
          </w:r>
        </w:p>
        <w:p>
          <w:pPr>
            <w:pStyle w:val="21"/>
            <w:tabs>
              <w:tab w:val="right" w:leader="dot" w:pos="9350"/>
            </w:tabs>
            <w:rPr>
              <w:rFonts w:asciiTheme="minorHAnsi" w:hAnsiTheme="minorHAnsi" w:eastAsiaTheme="minorEastAsia" w:cstheme="minorBidi"/>
              <w:sz w:val="22"/>
              <w:szCs w:val="22"/>
              <w:lang w:eastAsia="zh-CN"/>
            </w:rPr>
          </w:pPr>
          <w:r>
            <w:fldChar w:fldCharType="begin"/>
          </w:r>
          <w:r>
            <w:instrText xml:space="preserve"> HYPERLINK \l "_Toc68207669" </w:instrText>
          </w:r>
          <w:r>
            <w:fldChar w:fldCharType="separate"/>
          </w:r>
          <w:r>
            <w:rPr>
              <w:rStyle w:val="16"/>
              <w:b/>
              <w:bCs/>
            </w:rPr>
            <w:t>2.2  SRAM</w:t>
          </w:r>
          <w:r>
            <w:tab/>
          </w:r>
          <w:r>
            <w:fldChar w:fldCharType="begin"/>
          </w:r>
          <w:r>
            <w:instrText xml:space="preserve"> PAGEREF _Toc68207669 \h </w:instrText>
          </w:r>
          <w:r>
            <w:fldChar w:fldCharType="separate"/>
          </w:r>
          <w:r>
            <w:t>6</w:t>
          </w:r>
          <w:r>
            <w:fldChar w:fldCharType="end"/>
          </w:r>
          <w:r>
            <w:fldChar w:fldCharType="end"/>
          </w:r>
        </w:p>
        <w:p>
          <w:pPr>
            <w:pStyle w:val="22"/>
            <w:tabs>
              <w:tab w:val="right" w:leader="dot" w:pos="9350"/>
            </w:tabs>
            <w:rPr>
              <w:rFonts w:asciiTheme="minorHAnsi" w:hAnsiTheme="minorHAnsi" w:eastAsiaTheme="minorEastAsia" w:cstheme="minorBidi"/>
              <w:sz w:val="22"/>
              <w:szCs w:val="22"/>
              <w:lang w:eastAsia="zh-CN"/>
            </w:rPr>
          </w:pPr>
          <w:r>
            <w:fldChar w:fldCharType="begin"/>
          </w:r>
          <w:r>
            <w:instrText xml:space="preserve"> HYPERLINK \l "_Toc68207670" </w:instrText>
          </w:r>
          <w:r>
            <w:fldChar w:fldCharType="separate"/>
          </w:r>
          <w:r>
            <w:rPr>
              <w:rStyle w:val="16"/>
              <w:b/>
              <w:bCs/>
            </w:rPr>
            <w:t>2.2.1 Định nghĩa</w:t>
          </w:r>
          <w:r>
            <w:tab/>
          </w:r>
          <w:r>
            <w:fldChar w:fldCharType="begin"/>
          </w:r>
          <w:r>
            <w:instrText xml:space="preserve"> PAGEREF _Toc68207670 \h </w:instrText>
          </w:r>
          <w:r>
            <w:fldChar w:fldCharType="separate"/>
          </w:r>
          <w:r>
            <w:t>6</w:t>
          </w:r>
          <w:r>
            <w:fldChar w:fldCharType="end"/>
          </w:r>
          <w:r>
            <w:fldChar w:fldCharType="end"/>
          </w:r>
        </w:p>
        <w:p>
          <w:pPr>
            <w:pStyle w:val="22"/>
            <w:tabs>
              <w:tab w:val="right" w:leader="dot" w:pos="9350"/>
            </w:tabs>
            <w:rPr>
              <w:rFonts w:asciiTheme="minorHAnsi" w:hAnsiTheme="minorHAnsi" w:eastAsiaTheme="minorEastAsia" w:cstheme="minorBidi"/>
              <w:sz w:val="22"/>
              <w:szCs w:val="22"/>
              <w:lang w:eastAsia="zh-CN"/>
            </w:rPr>
          </w:pPr>
          <w:r>
            <w:fldChar w:fldCharType="begin"/>
          </w:r>
          <w:r>
            <w:instrText xml:space="preserve"> HYPERLINK \l "_Toc68207671" </w:instrText>
          </w:r>
          <w:r>
            <w:fldChar w:fldCharType="separate"/>
          </w:r>
          <w:r>
            <w:rPr>
              <w:rStyle w:val="16"/>
              <w:rFonts w:eastAsia="SimSun"/>
              <w:b/>
              <w:bCs/>
              <w:shd w:val="clear" w:color="auto" w:fill="FFFFFF"/>
            </w:rPr>
            <w:t>2.2.2 Ưu điểm của SRAM so với DRAM</w:t>
          </w:r>
          <w:r>
            <w:tab/>
          </w:r>
          <w:r>
            <w:fldChar w:fldCharType="begin"/>
          </w:r>
          <w:r>
            <w:instrText xml:space="preserve"> PAGEREF _Toc68207671 \h </w:instrText>
          </w:r>
          <w:r>
            <w:fldChar w:fldCharType="separate"/>
          </w:r>
          <w:r>
            <w:t>7</w:t>
          </w:r>
          <w:r>
            <w:fldChar w:fldCharType="end"/>
          </w:r>
          <w:r>
            <w:fldChar w:fldCharType="end"/>
          </w:r>
        </w:p>
        <w:p>
          <w:pPr>
            <w:pStyle w:val="22"/>
            <w:tabs>
              <w:tab w:val="right" w:leader="dot" w:pos="9350"/>
            </w:tabs>
            <w:rPr>
              <w:rFonts w:asciiTheme="minorHAnsi" w:hAnsiTheme="minorHAnsi" w:eastAsiaTheme="minorEastAsia" w:cstheme="minorBidi"/>
              <w:sz w:val="22"/>
              <w:szCs w:val="22"/>
              <w:lang w:eastAsia="zh-CN"/>
            </w:rPr>
          </w:pPr>
          <w:r>
            <w:fldChar w:fldCharType="begin"/>
          </w:r>
          <w:r>
            <w:instrText xml:space="preserve"> HYPERLINK \l "_Toc68207672" </w:instrText>
          </w:r>
          <w:r>
            <w:fldChar w:fldCharType="separate"/>
          </w:r>
          <w:r>
            <w:rPr>
              <w:rStyle w:val="16"/>
              <w:rFonts w:eastAsia="SimSun"/>
              <w:b/>
              <w:bCs/>
              <w:shd w:val="clear" w:color="auto" w:fill="FFFFFF"/>
            </w:rPr>
            <w:t>2.2.3 Phân loại SRAM</w:t>
          </w:r>
          <w:r>
            <w:tab/>
          </w:r>
          <w:r>
            <w:fldChar w:fldCharType="begin"/>
          </w:r>
          <w:r>
            <w:instrText xml:space="preserve"> PAGEREF _Toc68207672 \h </w:instrText>
          </w:r>
          <w:r>
            <w:fldChar w:fldCharType="separate"/>
          </w:r>
          <w:r>
            <w:t>7</w:t>
          </w:r>
          <w:r>
            <w:fldChar w:fldCharType="end"/>
          </w:r>
          <w:r>
            <w:fldChar w:fldCharType="end"/>
          </w:r>
        </w:p>
        <w:p>
          <w:pPr>
            <w:pStyle w:val="22"/>
            <w:tabs>
              <w:tab w:val="right" w:leader="dot" w:pos="9350"/>
            </w:tabs>
            <w:rPr>
              <w:rFonts w:asciiTheme="minorHAnsi" w:hAnsiTheme="minorHAnsi" w:eastAsiaTheme="minorEastAsia" w:cstheme="minorBidi"/>
              <w:sz w:val="22"/>
              <w:szCs w:val="22"/>
              <w:lang w:eastAsia="zh-CN"/>
            </w:rPr>
          </w:pPr>
          <w:r>
            <w:fldChar w:fldCharType="begin"/>
          </w:r>
          <w:r>
            <w:instrText xml:space="preserve"> HYPERLINK \l "_Toc68207673" </w:instrText>
          </w:r>
          <w:r>
            <w:fldChar w:fldCharType="separate"/>
          </w:r>
          <w:r>
            <w:rPr>
              <w:rStyle w:val="16"/>
              <w:rFonts w:eastAsia="SimSun"/>
              <w:b/>
              <w:bCs/>
              <w:shd w:val="clear" w:color="auto" w:fill="FFFFFF"/>
            </w:rPr>
            <w:t>2.2.4 SRAM cells</w:t>
          </w:r>
          <w:r>
            <w:tab/>
          </w:r>
          <w:r>
            <w:fldChar w:fldCharType="begin"/>
          </w:r>
          <w:r>
            <w:instrText xml:space="preserve"> PAGEREF _Toc68207673 \h </w:instrText>
          </w:r>
          <w:r>
            <w:fldChar w:fldCharType="separate"/>
          </w:r>
          <w:r>
            <w:t>8</w:t>
          </w:r>
          <w:r>
            <w:fldChar w:fldCharType="end"/>
          </w:r>
          <w:r>
            <w:fldChar w:fldCharType="end"/>
          </w:r>
        </w:p>
        <w:p>
          <w:pPr>
            <w:pStyle w:val="20"/>
            <w:tabs>
              <w:tab w:val="right" w:leader="dot" w:pos="9350"/>
            </w:tabs>
            <w:rPr>
              <w:rFonts w:asciiTheme="minorHAnsi" w:hAnsiTheme="minorHAnsi" w:eastAsiaTheme="minorEastAsia" w:cstheme="minorBidi"/>
              <w:sz w:val="22"/>
              <w:szCs w:val="22"/>
              <w:lang w:eastAsia="zh-CN"/>
            </w:rPr>
          </w:pPr>
          <w:r>
            <w:fldChar w:fldCharType="begin"/>
          </w:r>
          <w:r>
            <w:instrText xml:space="preserve"> HYPERLINK \l "_Toc68207674" </w:instrText>
          </w:r>
          <w:r>
            <w:fldChar w:fldCharType="separate"/>
          </w:r>
          <w:r>
            <w:rPr>
              <w:rStyle w:val="16"/>
              <w:b/>
              <w:bCs/>
            </w:rPr>
            <w:t>Chương 3:</w:t>
          </w:r>
          <w:r>
            <w:tab/>
          </w:r>
          <w:r>
            <w:fldChar w:fldCharType="begin"/>
          </w:r>
          <w:r>
            <w:instrText xml:space="preserve"> PAGEREF _Toc68207674 \h </w:instrText>
          </w:r>
          <w:r>
            <w:fldChar w:fldCharType="separate"/>
          </w:r>
          <w:r>
            <w:t>10</w:t>
          </w:r>
          <w:r>
            <w:fldChar w:fldCharType="end"/>
          </w:r>
          <w:r>
            <w:fldChar w:fldCharType="end"/>
          </w:r>
        </w:p>
        <w:p>
          <w:pPr>
            <w:pStyle w:val="20"/>
            <w:tabs>
              <w:tab w:val="right" w:leader="dot" w:pos="9350"/>
            </w:tabs>
            <w:rPr>
              <w:rFonts w:asciiTheme="minorHAnsi" w:hAnsiTheme="minorHAnsi" w:eastAsiaTheme="minorEastAsia" w:cstheme="minorBidi"/>
              <w:sz w:val="22"/>
              <w:szCs w:val="22"/>
              <w:lang w:eastAsia="zh-CN"/>
            </w:rPr>
          </w:pPr>
          <w:r>
            <w:fldChar w:fldCharType="begin"/>
          </w:r>
          <w:r>
            <w:instrText xml:space="preserve"> HYPERLINK \l "_Toc68207675" </w:instrText>
          </w:r>
          <w:r>
            <w:fldChar w:fldCharType="separate"/>
          </w:r>
          <w:r>
            <w:rPr>
              <w:rStyle w:val="16"/>
              <w:b/>
              <w:bCs/>
            </w:rPr>
            <w:t>SƠ ĐỒ NGUYÊN LÝ</w:t>
          </w:r>
          <w:r>
            <w:tab/>
          </w:r>
          <w:r>
            <w:fldChar w:fldCharType="begin"/>
          </w:r>
          <w:r>
            <w:instrText xml:space="preserve"> PAGEREF _Toc68207675 \h </w:instrText>
          </w:r>
          <w:r>
            <w:fldChar w:fldCharType="separate"/>
          </w:r>
          <w:r>
            <w:t>10</w:t>
          </w:r>
          <w:r>
            <w:fldChar w:fldCharType="end"/>
          </w:r>
          <w:r>
            <w:fldChar w:fldCharType="end"/>
          </w:r>
        </w:p>
        <w:p>
          <w:pPr>
            <w:pStyle w:val="21"/>
            <w:tabs>
              <w:tab w:val="right" w:leader="dot" w:pos="9350"/>
            </w:tabs>
            <w:rPr>
              <w:rFonts w:asciiTheme="minorHAnsi" w:hAnsiTheme="minorHAnsi" w:eastAsiaTheme="minorEastAsia" w:cstheme="minorBidi"/>
              <w:sz w:val="22"/>
              <w:szCs w:val="22"/>
              <w:lang w:eastAsia="zh-CN"/>
            </w:rPr>
          </w:pPr>
          <w:r>
            <w:fldChar w:fldCharType="begin"/>
          </w:r>
          <w:r>
            <w:instrText xml:space="preserve"> HYPERLINK \l "_Toc68207676" </w:instrText>
          </w:r>
          <w:r>
            <w:fldChar w:fldCharType="separate"/>
          </w:r>
          <w:r>
            <w:rPr>
              <w:rStyle w:val="16"/>
              <w:b/>
            </w:rPr>
            <w:t>3.1  KHÁI QUÁT SRAM</w:t>
          </w:r>
          <w:r>
            <w:tab/>
          </w:r>
          <w:r>
            <w:fldChar w:fldCharType="begin"/>
          </w:r>
          <w:r>
            <w:instrText xml:space="preserve"> PAGEREF _Toc68207676 \h </w:instrText>
          </w:r>
          <w:r>
            <w:fldChar w:fldCharType="separate"/>
          </w:r>
          <w:r>
            <w:t>10</w:t>
          </w:r>
          <w:r>
            <w:fldChar w:fldCharType="end"/>
          </w:r>
          <w:r>
            <w:fldChar w:fldCharType="end"/>
          </w:r>
        </w:p>
        <w:p>
          <w:pPr>
            <w:pStyle w:val="21"/>
            <w:tabs>
              <w:tab w:val="right" w:leader="dot" w:pos="9350"/>
            </w:tabs>
            <w:rPr>
              <w:rFonts w:asciiTheme="minorHAnsi" w:hAnsiTheme="minorHAnsi" w:eastAsiaTheme="minorEastAsia" w:cstheme="minorBidi"/>
              <w:sz w:val="22"/>
              <w:szCs w:val="22"/>
              <w:lang w:eastAsia="zh-CN"/>
            </w:rPr>
          </w:pPr>
          <w:r>
            <w:fldChar w:fldCharType="begin"/>
          </w:r>
          <w:r>
            <w:instrText xml:space="preserve"> HYPERLINK \l "_Toc68207677" </w:instrText>
          </w:r>
          <w:r>
            <w:fldChar w:fldCharType="separate"/>
          </w:r>
          <w:r>
            <w:rPr>
              <w:rStyle w:val="16"/>
              <w:b/>
            </w:rPr>
            <w:t>3.2  QUÁ TRÌNH ĐỌC SRAM</w:t>
          </w:r>
          <w:r>
            <w:tab/>
          </w:r>
          <w:r>
            <w:fldChar w:fldCharType="begin"/>
          </w:r>
          <w:r>
            <w:instrText xml:space="preserve"> PAGEREF _Toc68207677 \h </w:instrText>
          </w:r>
          <w:r>
            <w:fldChar w:fldCharType="separate"/>
          </w:r>
          <w:r>
            <w:t>11</w:t>
          </w:r>
          <w:r>
            <w:fldChar w:fldCharType="end"/>
          </w:r>
          <w:r>
            <w:fldChar w:fldCharType="end"/>
          </w:r>
        </w:p>
        <w:p>
          <w:pPr>
            <w:pStyle w:val="21"/>
            <w:tabs>
              <w:tab w:val="right" w:leader="dot" w:pos="9350"/>
            </w:tabs>
            <w:rPr>
              <w:rFonts w:asciiTheme="minorHAnsi" w:hAnsiTheme="minorHAnsi" w:eastAsiaTheme="minorEastAsia" w:cstheme="minorBidi"/>
              <w:sz w:val="22"/>
              <w:szCs w:val="22"/>
              <w:lang w:eastAsia="zh-CN"/>
            </w:rPr>
          </w:pPr>
          <w:r>
            <w:fldChar w:fldCharType="begin"/>
          </w:r>
          <w:r>
            <w:instrText xml:space="preserve"> HYPERLINK \l "_Toc68207678" </w:instrText>
          </w:r>
          <w:r>
            <w:fldChar w:fldCharType="separate"/>
          </w:r>
          <w:r>
            <w:rPr>
              <w:rStyle w:val="16"/>
              <w:b/>
            </w:rPr>
            <w:t>3.3  Quá trình ghi SRAM</w:t>
          </w:r>
          <w:r>
            <w:tab/>
          </w:r>
          <w:r>
            <w:fldChar w:fldCharType="begin"/>
          </w:r>
          <w:r>
            <w:instrText xml:space="preserve"> PAGEREF _Toc68207678 \h </w:instrText>
          </w:r>
          <w:r>
            <w:fldChar w:fldCharType="separate"/>
          </w:r>
          <w:r>
            <w:t>12</w:t>
          </w:r>
          <w:r>
            <w:fldChar w:fldCharType="end"/>
          </w:r>
          <w:r>
            <w:fldChar w:fldCharType="end"/>
          </w:r>
        </w:p>
        <w:p>
          <w:pPr>
            <w:pStyle w:val="20"/>
            <w:tabs>
              <w:tab w:val="right" w:leader="dot" w:pos="9350"/>
            </w:tabs>
            <w:rPr>
              <w:rFonts w:asciiTheme="minorHAnsi" w:hAnsiTheme="minorHAnsi" w:eastAsiaTheme="minorEastAsia" w:cstheme="minorBidi"/>
              <w:sz w:val="22"/>
              <w:szCs w:val="22"/>
              <w:lang w:eastAsia="zh-CN"/>
            </w:rPr>
          </w:pPr>
          <w:r>
            <w:fldChar w:fldCharType="begin"/>
          </w:r>
          <w:r>
            <w:instrText xml:space="preserve"> HYPERLINK \l "_Toc68207680" </w:instrText>
          </w:r>
          <w:r>
            <w:fldChar w:fldCharType="separate"/>
          </w:r>
          <w:r>
            <w:rPr>
              <w:rStyle w:val="16"/>
              <w:b/>
              <w:bCs/>
            </w:rPr>
            <w:t>Chương 4:</w:t>
          </w:r>
          <w:r>
            <w:tab/>
          </w:r>
          <w:r>
            <w:fldChar w:fldCharType="begin"/>
          </w:r>
          <w:r>
            <w:instrText xml:space="preserve"> PAGEREF _Toc68207680 \h </w:instrText>
          </w:r>
          <w:r>
            <w:fldChar w:fldCharType="separate"/>
          </w:r>
          <w:r>
            <w:t>14</w:t>
          </w:r>
          <w:r>
            <w:fldChar w:fldCharType="end"/>
          </w:r>
          <w:r>
            <w:fldChar w:fldCharType="end"/>
          </w:r>
        </w:p>
        <w:p>
          <w:pPr>
            <w:pStyle w:val="20"/>
            <w:tabs>
              <w:tab w:val="right" w:leader="dot" w:pos="9350"/>
            </w:tabs>
            <w:rPr>
              <w:rFonts w:asciiTheme="minorHAnsi" w:hAnsiTheme="minorHAnsi" w:eastAsiaTheme="minorEastAsia" w:cstheme="minorBidi"/>
              <w:sz w:val="22"/>
              <w:szCs w:val="22"/>
              <w:lang w:eastAsia="zh-CN"/>
            </w:rPr>
          </w:pPr>
          <w:r>
            <w:fldChar w:fldCharType="begin"/>
          </w:r>
          <w:r>
            <w:instrText xml:space="preserve"> HYPERLINK \l "_Toc68207681" </w:instrText>
          </w:r>
          <w:r>
            <w:fldChar w:fldCharType="separate"/>
          </w:r>
          <w:r>
            <w:rPr>
              <w:rStyle w:val="16"/>
              <w:b/>
              <w:bCs/>
            </w:rPr>
            <w:t>ĐÁNH GIÁ PHẦN MỀM</w:t>
          </w:r>
          <w:r>
            <w:tab/>
          </w:r>
          <w:r>
            <w:fldChar w:fldCharType="begin"/>
          </w:r>
          <w:r>
            <w:instrText xml:space="preserve"> PAGEREF _Toc68207681 \h </w:instrText>
          </w:r>
          <w:r>
            <w:fldChar w:fldCharType="separate"/>
          </w:r>
          <w:r>
            <w:t>14</w:t>
          </w:r>
          <w:r>
            <w:fldChar w:fldCharType="end"/>
          </w:r>
          <w:r>
            <w:fldChar w:fldCharType="end"/>
          </w:r>
        </w:p>
        <w:p>
          <w:pPr>
            <w:pStyle w:val="21"/>
            <w:tabs>
              <w:tab w:val="right" w:leader="dot" w:pos="9350"/>
            </w:tabs>
            <w:rPr>
              <w:rFonts w:asciiTheme="minorHAnsi" w:hAnsiTheme="minorHAnsi" w:eastAsiaTheme="minorEastAsia" w:cstheme="minorBidi"/>
              <w:sz w:val="22"/>
              <w:szCs w:val="22"/>
              <w:lang w:eastAsia="zh-CN"/>
            </w:rPr>
          </w:pPr>
          <w:r>
            <w:fldChar w:fldCharType="begin"/>
          </w:r>
          <w:r>
            <w:instrText xml:space="preserve"> HYPERLINK \l "_Toc68207682" </w:instrText>
          </w:r>
          <w:r>
            <w:fldChar w:fldCharType="separate"/>
          </w:r>
          <w:r>
            <w:rPr>
              <w:rStyle w:val="16"/>
              <w:b/>
            </w:rPr>
            <w:t>4.1 QUÁ TRÌNH ĐỌC SRAM</w:t>
          </w:r>
          <w:r>
            <w:tab/>
          </w:r>
          <w:r>
            <w:fldChar w:fldCharType="begin"/>
          </w:r>
          <w:r>
            <w:instrText xml:space="preserve"> PAGEREF _Toc68207682 \h </w:instrText>
          </w:r>
          <w:r>
            <w:fldChar w:fldCharType="separate"/>
          </w:r>
          <w:r>
            <w:t>14</w:t>
          </w:r>
          <w:r>
            <w:fldChar w:fldCharType="end"/>
          </w:r>
          <w:r>
            <w:fldChar w:fldCharType="end"/>
          </w:r>
        </w:p>
        <w:p>
          <w:pPr>
            <w:pStyle w:val="21"/>
            <w:tabs>
              <w:tab w:val="right" w:leader="dot" w:pos="9350"/>
            </w:tabs>
            <w:rPr>
              <w:rFonts w:asciiTheme="minorHAnsi" w:hAnsiTheme="minorHAnsi" w:eastAsiaTheme="minorEastAsia" w:cstheme="minorBidi"/>
              <w:sz w:val="22"/>
              <w:szCs w:val="22"/>
              <w:lang w:eastAsia="zh-CN"/>
            </w:rPr>
          </w:pPr>
          <w:r>
            <w:fldChar w:fldCharType="begin"/>
          </w:r>
          <w:r>
            <w:instrText xml:space="preserve"> HYPERLINK \l "_Toc68207683" </w:instrText>
          </w:r>
          <w:r>
            <w:fldChar w:fldCharType="separate"/>
          </w:r>
          <w:r>
            <w:rPr>
              <w:rStyle w:val="16"/>
              <w:b/>
              <w:bCs/>
            </w:rPr>
            <w:t>4.2 QUÁ TRÌNH GHI SRAM</w:t>
          </w:r>
          <w:r>
            <w:tab/>
          </w:r>
          <w:r>
            <w:fldChar w:fldCharType="begin"/>
          </w:r>
          <w:r>
            <w:instrText xml:space="preserve"> PAGEREF _Toc68207683 \h </w:instrText>
          </w:r>
          <w:r>
            <w:fldChar w:fldCharType="separate"/>
          </w:r>
          <w:r>
            <w:t>17</w:t>
          </w:r>
          <w:r>
            <w:fldChar w:fldCharType="end"/>
          </w:r>
          <w:r>
            <w:fldChar w:fldCharType="end"/>
          </w:r>
        </w:p>
        <w:p>
          <w:pPr>
            <w:pStyle w:val="20"/>
            <w:tabs>
              <w:tab w:val="right" w:leader="dot" w:pos="9350"/>
            </w:tabs>
            <w:rPr>
              <w:rFonts w:asciiTheme="minorHAnsi" w:hAnsiTheme="minorHAnsi" w:eastAsiaTheme="minorEastAsia" w:cstheme="minorBidi"/>
              <w:sz w:val="22"/>
              <w:szCs w:val="22"/>
              <w:lang w:eastAsia="zh-CN"/>
            </w:rPr>
          </w:pPr>
          <w:r>
            <w:fldChar w:fldCharType="begin"/>
          </w:r>
          <w:r>
            <w:instrText xml:space="preserve"> HYPERLINK \l "_Toc68207684" </w:instrText>
          </w:r>
          <w:r>
            <w:fldChar w:fldCharType="separate"/>
          </w:r>
          <w:r>
            <w:rPr>
              <w:rStyle w:val="16"/>
              <w:b/>
              <w:bCs/>
            </w:rPr>
            <w:t>Chương 5</w:t>
          </w:r>
          <w:r>
            <w:tab/>
          </w:r>
          <w:r>
            <w:fldChar w:fldCharType="begin"/>
          </w:r>
          <w:r>
            <w:instrText xml:space="preserve"> PAGEREF _Toc68207684 \h </w:instrText>
          </w:r>
          <w:r>
            <w:fldChar w:fldCharType="separate"/>
          </w:r>
          <w:r>
            <w:t>22</w:t>
          </w:r>
          <w:r>
            <w:fldChar w:fldCharType="end"/>
          </w:r>
          <w:r>
            <w:fldChar w:fldCharType="end"/>
          </w:r>
        </w:p>
        <w:p>
          <w:pPr>
            <w:pStyle w:val="20"/>
            <w:tabs>
              <w:tab w:val="right" w:leader="dot" w:pos="9350"/>
            </w:tabs>
            <w:rPr>
              <w:rFonts w:asciiTheme="minorHAnsi" w:hAnsiTheme="minorHAnsi" w:eastAsiaTheme="minorEastAsia" w:cstheme="minorBidi"/>
              <w:sz w:val="22"/>
              <w:szCs w:val="22"/>
              <w:lang w:eastAsia="zh-CN"/>
            </w:rPr>
          </w:pPr>
          <w:r>
            <w:fldChar w:fldCharType="begin"/>
          </w:r>
          <w:r>
            <w:instrText xml:space="preserve"> HYPERLINK \l "_Toc68207685" </w:instrText>
          </w:r>
          <w:r>
            <w:fldChar w:fldCharType="separate"/>
          </w:r>
          <w:r>
            <w:rPr>
              <w:rStyle w:val="16"/>
              <w:b/>
              <w:bCs/>
            </w:rPr>
            <w:t>KẾT LUẬN</w:t>
          </w:r>
          <w:r>
            <w:tab/>
          </w:r>
          <w:r>
            <w:fldChar w:fldCharType="begin"/>
          </w:r>
          <w:r>
            <w:instrText xml:space="preserve"> PAGEREF _Toc68207685 \h </w:instrText>
          </w:r>
          <w:r>
            <w:fldChar w:fldCharType="separate"/>
          </w:r>
          <w:r>
            <w:t>22</w:t>
          </w:r>
          <w:r>
            <w:fldChar w:fldCharType="end"/>
          </w:r>
          <w:r>
            <w:fldChar w:fldCharType="end"/>
          </w:r>
        </w:p>
        <w:p>
          <w:pPr>
            <w:rPr>
              <w:ins w:id="27" w:author="USER" w:date="2021-04-01T22:14:00Z"/>
            </w:rPr>
          </w:pPr>
          <w:ins w:id="28" w:author="USER" w:date="2021-04-01T22:14:00Z">
            <w:r>
              <w:rPr>
                <w:b/>
                <w:bCs/>
              </w:rPr>
              <w:fldChar w:fldCharType="end"/>
            </w:r>
          </w:ins>
        </w:p>
        <w:customXmlInsRangeStart w:id="30" w:author="USER" w:date="2021-04-01T22:14:00Z"/>
      </w:sdtContent>
    </w:sdt>
    <w:customXmlInsRangeEnd w:id="30"/>
    <w:p>
      <w:pPr>
        <w:jc w:val="center"/>
        <w:rPr>
          <w:ins w:id="31" w:author="USER" w:date="2021-04-01T21:41:00Z"/>
          <w:b/>
          <w:sz w:val="36"/>
          <w:szCs w:val="36"/>
        </w:rPr>
        <w:sectPr>
          <w:footerReference r:id="rId6" w:type="default"/>
          <w:pgSz w:w="12240" w:h="15840"/>
          <w:pgMar w:top="1440" w:right="1440" w:bottom="1440" w:left="1440" w:header="720" w:footer="720" w:gutter="0"/>
          <w:pgNumType w:fmt="lowerRoman" w:start="1"/>
          <w:cols w:space="720" w:num="1"/>
          <w:docGrid w:linePitch="360" w:charSpace="0"/>
        </w:sectPr>
      </w:pPr>
    </w:p>
    <w:p>
      <w:pPr>
        <w:pStyle w:val="2"/>
        <w:spacing w:after="240" w:line="260" w:lineRule="auto"/>
        <w:jc w:val="center"/>
        <w:rPr>
          <w:rFonts w:ascii="Times New Roman" w:hAnsi="Times New Roman" w:cs="Times New Roman"/>
          <w:b/>
          <w:color w:val="auto"/>
          <w:sz w:val="36"/>
          <w:szCs w:val="36"/>
        </w:rPr>
      </w:pPr>
      <w:bookmarkStart w:id="0" w:name="_Toc67343003"/>
      <w:r>
        <w:rPr>
          <w:rFonts w:ascii="Times New Roman" w:hAnsi="Times New Roman" w:cs="Times New Roman"/>
          <w:b/>
          <w:bCs w:val="0"/>
          <w:color w:val="auto"/>
          <w:sz w:val="36"/>
          <w:szCs w:val="36"/>
        </w:rPr>
        <w:t>DANH MỤC HÌNH</w:t>
      </w:r>
      <w:bookmarkEnd w:id="0"/>
    </w:p>
    <w:p>
      <w:pPr>
        <w:pStyle w:val="19"/>
        <w:tabs>
          <w:tab w:val="right" w:leader="dot" w:pos="9350"/>
        </w:tabs>
        <w:rPr>
          <w:rFonts w:eastAsiaTheme="minorEastAsia"/>
          <w:sz w:val="22"/>
          <w:szCs w:val="22"/>
        </w:rPr>
      </w:pPr>
      <w:r>
        <w:fldChar w:fldCharType="begin"/>
      </w:r>
      <w:r>
        <w:instrText xml:space="preserve"> TOC \h \z \c "Hình 1." </w:instrText>
      </w:r>
      <w:r>
        <w:fldChar w:fldCharType="separate"/>
      </w:r>
      <w:r>
        <w:fldChar w:fldCharType="begin"/>
      </w:r>
      <w:r>
        <w:instrText xml:space="preserve"> HYPERLINK \l "_Toc67342977" </w:instrText>
      </w:r>
      <w:r>
        <w:fldChar w:fldCharType="separate"/>
      </w:r>
      <w:r>
        <w:rPr>
          <w:rStyle w:val="16"/>
          <w:b/>
        </w:rPr>
        <w:t>Hình 1. 1 Phân loại bộ nhớ trong hệ thống chip</w:t>
      </w:r>
      <w:r>
        <w:tab/>
      </w:r>
      <w:r>
        <w:fldChar w:fldCharType="begin"/>
      </w:r>
      <w:r>
        <w:instrText xml:space="preserve"> PAGEREF _Toc67342977 \h </w:instrText>
      </w:r>
      <w:r>
        <w:fldChar w:fldCharType="separate"/>
      </w:r>
      <w:r>
        <w:t>1</w:t>
      </w:r>
      <w:r>
        <w:fldChar w:fldCharType="end"/>
      </w:r>
      <w:r>
        <w:fldChar w:fldCharType="end"/>
      </w:r>
    </w:p>
    <w:p>
      <w:r>
        <w:fldChar w:fldCharType="end"/>
      </w:r>
      <w:r>
        <w:fldChar w:fldCharType="begin"/>
      </w:r>
      <w:r>
        <w:instrText xml:space="preserve"> TOC \h \z \c "Hình 2.1." </w:instrText>
      </w:r>
      <w:r>
        <w:fldChar w:fldCharType="separate"/>
      </w:r>
    </w:p>
    <w:p>
      <w:pPr>
        <w:pStyle w:val="19"/>
        <w:tabs>
          <w:tab w:val="right" w:leader="dot" w:pos="9350"/>
        </w:tabs>
        <w:rPr>
          <w:rFonts w:eastAsiaTheme="minorEastAsia"/>
          <w:sz w:val="22"/>
          <w:szCs w:val="22"/>
        </w:rPr>
      </w:pPr>
      <w:r>
        <w:fldChar w:fldCharType="begin"/>
      </w:r>
      <w:r>
        <w:instrText xml:space="preserve"> HYPERLINK \l "_Toc67342121" </w:instrText>
      </w:r>
      <w:r>
        <w:fldChar w:fldCharType="separate"/>
      </w:r>
      <w:r>
        <w:rPr>
          <w:rStyle w:val="16"/>
          <w:b/>
        </w:rPr>
        <w:t>Hình 2.1. 1 Một bộ nhớ RAM thực tế</w:t>
      </w:r>
      <w:r>
        <w:tab/>
      </w:r>
      <w:r>
        <w:fldChar w:fldCharType="begin"/>
      </w:r>
      <w:r>
        <w:instrText xml:space="preserve"> PAGEREF _Toc67342121 \h </w:instrText>
      </w:r>
      <w:r>
        <w:fldChar w:fldCharType="separate"/>
      </w:r>
      <w:r>
        <w:t>3</w:t>
      </w:r>
      <w:r>
        <w:fldChar w:fldCharType="end"/>
      </w:r>
      <w:r>
        <w:fldChar w:fldCharType="end"/>
      </w:r>
    </w:p>
    <w:p>
      <w:r>
        <w:fldChar w:fldCharType="end"/>
      </w:r>
      <w:r>
        <w:fldChar w:fldCharType="begin"/>
      </w:r>
      <w:r>
        <w:instrText xml:space="preserve"> TOC \h \z \c "Hình 2.2." </w:instrText>
      </w:r>
      <w:r>
        <w:fldChar w:fldCharType="separate"/>
      </w:r>
    </w:p>
    <w:p>
      <w:pPr>
        <w:pStyle w:val="19"/>
        <w:tabs>
          <w:tab w:val="right" w:leader="dot" w:pos="9350"/>
        </w:tabs>
        <w:rPr>
          <w:rFonts w:eastAsiaTheme="minorEastAsia"/>
          <w:sz w:val="22"/>
          <w:szCs w:val="22"/>
        </w:rPr>
      </w:pPr>
      <w:r>
        <w:fldChar w:fldCharType="begin"/>
      </w:r>
      <w:r>
        <w:instrText xml:space="preserve"> HYPERLINK \l "_Toc67342193" </w:instrText>
      </w:r>
      <w:r>
        <w:fldChar w:fldCharType="separate"/>
      </w:r>
      <w:r>
        <w:rPr>
          <w:rStyle w:val="16"/>
          <w:b/>
        </w:rPr>
        <w:t>Hình 2.2. 1 Cấu trúc bộ nhớ SRAM</w:t>
      </w:r>
      <w:r>
        <w:tab/>
      </w:r>
      <w:r>
        <w:fldChar w:fldCharType="begin"/>
      </w:r>
      <w:r>
        <w:instrText xml:space="preserve"> PAGEREF _Toc67342193 \h </w:instrText>
      </w:r>
      <w:r>
        <w:fldChar w:fldCharType="separate"/>
      </w:r>
      <w:r>
        <w:t>7</w:t>
      </w:r>
      <w:r>
        <w:fldChar w:fldCharType="end"/>
      </w:r>
      <w:r>
        <w:fldChar w:fldCharType="end"/>
      </w:r>
    </w:p>
    <w:p>
      <w:r>
        <w:fldChar w:fldCharType="end"/>
      </w:r>
      <w:r>
        <w:fldChar w:fldCharType="begin"/>
      </w:r>
      <w:r>
        <w:instrText xml:space="preserve"> TOC \h \z \c "Hình 2.2.4." </w:instrText>
      </w:r>
      <w:r>
        <w:fldChar w:fldCharType="separate"/>
      </w:r>
    </w:p>
    <w:p>
      <w:pPr>
        <w:pStyle w:val="19"/>
        <w:tabs>
          <w:tab w:val="right" w:leader="dot" w:pos="9350"/>
        </w:tabs>
        <w:rPr>
          <w:rFonts w:eastAsiaTheme="minorEastAsia"/>
          <w:sz w:val="22"/>
          <w:szCs w:val="22"/>
        </w:rPr>
      </w:pPr>
      <w:r>
        <w:fldChar w:fldCharType="begin"/>
      </w:r>
      <w:r>
        <w:instrText xml:space="preserve"> HYPERLINK \l "_Toc67342981" </w:instrText>
      </w:r>
      <w:r>
        <w:fldChar w:fldCharType="separate"/>
      </w:r>
      <w:r>
        <w:rPr>
          <w:rStyle w:val="16"/>
          <w:b/>
        </w:rPr>
        <w:t>Hình 2.2.4. 1 SRAM 6 Transistors</w:t>
      </w:r>
      <w:r>
        <w:tab/>
      </w:r>
      <w:r>
        <w:fldChar w:fldCharType="begin"/>
      </w:r>
      <w:r>
        <w:instrText xml:space="preserve"> PAGEREF _Toc67342981 \h </w:instrText>
      </w:r>
      <w:r>
        <w:fldChar w:fldCharType="separate"/>
      </w:r>
      <w:r>
        <w:t>10</w:t>
      </w:r>
      <w:r>
        <w:fldChar w:fldCharType="end"/>
      </w:r>
      <w:r>
        <w:fldChar w:fldCharType="end"/>
      </w:r>
    </w:p>
    <w:p>
      <w:r>
        <w:fldChar w:fldCharType="end"/>
      </w:r>
      <w:r>
        <w:fldChar w:fldCharType="begin"/>
      </w:r>
      <w:r>
        <w:instrText xml:space="preserve"> TOC \h \z \c "Hình 3.1." </w:instrText>
      </w:r>
      <w:r>
        <w:fldChar w:fldCharType="separate"/>
      </w:r>
    </w:p>
    <w:p>
      <w:pPr>
        <w:pStyle w:val="19"/>
        <w:tabs>
          <w:tab w:val="right" w:leader="dot" w:pos="9350"/>
        </w:tabs>
        <w:rPr>
          <w:ins w:id="32" w:author="USER" w:date="2021-04-01T21:42:00Z"/>
        </w:rPr>
      </w:pPr>
      <w:r>
        <w:fldChar w:fldCharType="begin"/>
      </w:r>
      <w:r>
        <w:instrText xml:space="preserve"> HYPERLINK \l "_Toc67342516" </w:instrText>
      </w:r>
      <w:r>
        <w:fldChar w:fldCharType="separate"/>
      </w:r>
      <w:r>
        <w:rPr>
          <w:rStyle w:val="16"/>
          <w:b/>
        </w:rPr>
        <w:t>Hình 3.1. 1 Cấu hình Wordline và Bitline</w:t>
      </w:r>
      <w:r>
        <w:tab/>
      </w:r>
      <w:r>
        <w:fldChar w:fldCharType="begin"/>
      </w:r>
      <w:r>
        <w:instrText xml:space="preserve"> PAGEREF _Toc67342516 \h </w:instrText>
      </w:r>
      <w:r>
        <w:fldChar w:fldCharType="separate"/>
      </w:r>
      <w:r>
        <w:t>11</w:t>
      </w:r>
      <w:r>
        <w:fldChar w:fldCharType="end"/>
      </w:r>
      <w:r>
        <w:fldChar w:fldCharType="end"/>
      </w:r>
    </w:p>
    <w:p/>
    <w:p>
      <w:pPr>
        <w:pStyle w:val="19"/>
        <w:tabs>
          <w:tab w:val="right" w:leader="dot" w:pos="9350"/>
        </w:tabs>
        <w:rPr>
          <w:rFonts w:eastAsiaTheme="minorEastAsia"/>
          <w:sz w:val="22"/>
          <w:szCs w:val="22"/>
        </w:rPr>
      </w:pPr>
      <w:r>
        <w:fldChar w:fldCharType="begin"/>
      </w:r>
      <w:r>
        <w:instrText xml:space="preserve"> HYPERLINK \l "_Toc67342517" </w:instrText>
      </w:r>
      <w:r>
        <w:fldChar w:fldCharType="separate"/>
      </w:r>
      <w:r>
        <w:rPr>
          <w:rStyle w:val="16"/>
          <w:b/>
        </w:rPr>
        <w:t>Hình 3.1. 2 SRAM Cell</w:t>
      </w:r>
      <w:r>
        <w:tab/>
      </w:r>
      <w:r>
        <w:fldChar w:fldCharType="begin"/>
      </w:r>
      <w:r>
        <w:instrText xml:space="preserve"> PAGEREF _Toc67342517 \h </w:instrText>
      </w:r>
      <w:r>
        <w:fldChar w:fldCharType="separate"/>
      </w:r>
      <w:r>
        <w:t>12</w:t>
      </w:r>
      <w:r>
        <w:fldChar w:fldCharType="end"/>
      </w:r>
      <w:r>
        <w:fldChar w:fldCharType="end"/>
      </w:r>
    </w:p>
    <w:p>
      <w:r>
        <w:fldChar w:fldCharType="end"/>
      </w:r>
      <w:r>
        <w:fldChar w:fldCharType="begin"/>
      </w:r>
      <w:r>
        <w:instrText xml:space="preserve"> TOC \h \z \c "Hình 3.2." </w:instrText>
      </w:r>
      <w:r>
        <w:fldChar w:fldCharType="separate"/>
      </w:r>
    </w:p>
    <w:p>
      <w:pPr>
        <w:pStyle w:val="19"/>
        <w:tabs>
          <w:tab w:val="right" w:leader="dot" w:pos="9350"/>
        </w:tabs>
        <w:rPr>
          <w:ins w:id="33" w:author="USER" w:date="2021-04-01T21:42:00Z"/>
        </w:rPr>
      </w:pPr>
      <w:r>
        <w:fldChar w:fldCharType="begin"/>
      </w:r>
      <w:r>
        <w:instrText xml:space="preserve"> HYPERLINK "file:///C:\\Users\\vovan\\OneDrive\\Máy%20tính\\BAOCAOVLSI2.docx" \l "_Toc67342681" </w:instrText>
      </w:r>
      <w:r>
        <w:fldChar w:fldCharType="separate"/>
      </w:r>
      <w:r>
        <w:rPr>
          <w:rStyle w:val="16"/>
          <w:b/>
        </w:rPr>
        <w:t>Hình 3.2. 1 Quá trình đọc SRAM</w:t>
      </w:r>
      <w:r>
        <w:tab/>
      </w:r>
      <w:r>
        <w:fldChar w:fldCharType="begin"/>
      </w:r>
      <w:r>
        <w:instrText xml:space="preserve"> PAGEREF _Toc67342681 \h </w:instrText>
      </w:r>
      <w:r>
        <w:fldChar w:fldCharType="separate"/>
      </w:r>
      <w:r>
        <w:t>13</w:t>
      </w:r>
      <w:r>
        <w:fldChar w:fldCharType="end"/>
      </w:r>
      <w:r>
        <w:fldChar w:fldCharType="end"/>
      </w:r>
    </w:p>
    <w:p/>
    <w:p>
      <w:pPr>
        <w:pStyle w:val="19"/>
        <w:tabs>
          <w:tab w:val="right" w:leader="dot" w:pos="9350"/>
        </w:tabs>
        <w:rPr>
          <w:rFonts w:eastAsiaTheme="minorEastAsia"/>
          <w:sz w:val="22"/>
          <w:szCs w:val="22"/>
        </w:rPr>
      </w:pPr>
      <w:r>
        <w:fldChar w:fldCharType="begin"/>
      </w:r>
      <w:r>
        <w:instrText xml:space="preserve"> HYPERLINK "file:///C:\\Users\\vovan\\OneDrive\\Máy%20tính\\BAOCAOVLSI2.docx" \l "_Toc67342682" </w:instrText>
      </w:r>
      <w:r>
        <w:fldChar w:fldCharType="separate"/>
      </w:r>
      <w:r>
        <w:rPr>
          <w:rStyle w:val="16"/>
          <w:b/>
        </w:rPr>
        <w:t>Hình 3.3.1 Quá trình ghi SRAM</w:t>
      </w:r>
      <w:r>
        <w:tab/>
      </w:r>
      <w:r>
        <w:fldChar w:fldCharType="begin"/>
      </w:r>
      <w:r>
        <w:instrText xml:space="preserve"> PAGEREF _Toc67342682 \h </w:instrText>
      </w:r>
      <w:r>
        <w:fldChar w:fldCharType="separate"/>
      </w:r>
      <w:r>
        <w:t>14</w:t>
      </w:r>
      <w:r>
        <w:fldChar w:fldCharType="end"/>
      </w:r>
      <w:r>
        <w:fldChar w:fldCharType="end"/>
      </w:r>
    </w:p>
    <w:p>
      <w:r>
        <w:fldChar w:fldCharType="end"/>
      </w:r>
      <w:r>
        <w:fldChar w:fldCharType="begin"/>
      </w:r>
      <w:r>
        <w:instrText xml:space="preserve"> TOC \h \z \c "Hình 4.1." </w:instrText>
      </w:r>
      <w:r>
        <w:fldChar w:fldCharType="separate"/>
      </w:r>
    </w:p>
    <w:p>
      <w:pPr>
        <w:pStyle w:val="19"/>
        <w:tabs>
          <w:tab w:val="right" w:leader="dot" w:pos="9350"/>
        </w:tabs>
        <w:rPr>
          <w:ins w:id="34" w:author="USER" w:date="2021-04-01T21:42:00Z"/>
        </w:rPr>
      </w:pPr>
      <w:r>
        <w:fldChar w:fldCharType="begin"/>
      </w:r>
      <w:r>
        <w:instrText xml:space="preserve"> HYPERLINK \l "_Toc67342828" </w:instrText>
      </w:r>
      <w:r>
        <w:fldChar w:fldCharType="separate"/>
      </w:r>
      <w:r>
        <w:rPr>
          <w:rStyle w:val="16"/>
          <w:b/>
        </w:rPr>
        <w:t>Hình 4.1.1 Sơ đồ nguyên lý SRAM</w:t>
      </w:r>
      <w:r>
        <w:tab/>
      </w:r>
      <w:r>
        <w:fldChar w:fldCharType="begin"/>
      </w:r>
      <w:r>
        <w:instrText xml:space="preserve"> PAGEREF _Toc67342828 \h </w:instrText>
      </w:r>
      <w:r>
        <w:fldChar w:fldCharType="separate"/>
      </w:r>
      <w:r>
        <w:t>15</w:t>
      </w:r>
      <w:r>
        <w:fldChar w:fldCharType="end"/>
      </w:r>
      <w:r>
        <w:fldChar w:fldCharType="end"/>
      </w:r>
    </w:p>
    <w:p/>
    <w:p>
      <w:pPr>
        <w:pStyle w:val="19"/>
        <w:tabs>
          <w:tab w:val="right" w:leader="dot" w:pos="9350"/>
        </w:tabs>
        <w:rPr>
          <w:ins w:id="35" w:author="USER" w:date="2021-04-01T21:42:00Z"/>
        </w:rPr>
      </w:pPr>
      <w:r>
        <w:fldChar w:fldCharType="begin"/>
      </w:r>
      <w:r>
        <w:instrText xml:space="preserve"> HYPERLINK \l "_Toc67342829" </w:instrText>
      </w:r>
      <w:r>
        <w:fldChar w:fldCharType="separate"/>
      </w:r>
      <w:r>
        <w:rPr>
          <w:rStyle w:val="16"/>
          <w:b/>
        </w:rPr>
        <w:t>Hình 4.1.2 Dạng sóng ngõ ra</w:t>
      </w:r>
      <w:r>
        <w:tab/>
      </w:r>
      <w:r>
        <w:fldChar w:fldCharType="begin"/>
      </w:r>
      <w:r>
        <w:instrText xml:space="preserve"> PAGEREF _Toc67342829 \h </w:instrText>
      </w:r>
      <w:r>
        <w:fldChar w:fldCharType="separate"/>
      </w:r>
      <w:r>
        <w:t>16</w:t>
      </w:r>
      <w:r>
        <w:fldChar w:fldCharType="end"/>
      </w:r>
      <w:r>
        <w:fldChar w:fldCharType="end"/>
      </w:r>
    </w:p>
    <w:p/>
    <w:p>
      <w:pPr>
        <w:pStyle w:val="19"/>
        <w:tabs>
          <w:tab w:val="right" w:leader="dot" w:pos="9350"/>
        </w:tabs>
        <w:rPr>
          <w:ins w:id="36" w:author="USER" w:date="2021-04-01T21:42:00Z"/>
        </w:rPr>
      </w:pPr>
      <w:r>
        <w:fldChar w:fldCharType="begin"/>
      </w:r>
      <w:r>
        <w:instrText xml:space="preserve"> HYPERLINK \l "_Toc67342830" </w:instrText>
      </w:r>
      <w:r>
        <w:fldChar w:fldCharType="separate"/>
      </w:r>
      <w:r>
        <w:rPr>
          <w:rStyle w:val="16"/>
          <w:b/>
        </w:rPr>
        <w:t>Hình 4.1.3 Dạng sóng ngõ ra công suất</w:t>
      </w:r>
      <w:r>
        <w:tab/>
      </w:r>
      <w:r>
        <w:fldChar w:fldCharType="begin"/>
      </w:r>
      <w:r>
        <w:instrText xml:space="preserve"> PAGEREF _Toc67342830 \h </w:instrText>
      </w:r>
      <w:r>
        <w:fldChar w:fldCharType="separate"/>
      </w:r>
      <w:r>
        <w:t>17</w:t>
      </w:r>
      <w:r>
        <w:fldChar w:fldCharType="end"/>
      </w:r>
      <w:r>
        <w:fldChar w:fldCharType="end"/>
      </w:r>
    </w:p>
    <w:p/>
    <w:p>
      <w:pPr>
        <w:pStyle w:val="19"/>
        <w:tabs>
          <w:tab w:val="right" w:leader="dot" w:pos="9350"/>
        </w:tabs>
        <w:rPr>
          <w:rFonts w:eastAsiaTheme="minorEastAsia"/>
          <w:sz w:val="22"/>
          <w:szCs w:val="22"/>
        </w:rPr>
      </w:pPr>
      <w:r>
        <w:fldChar w:fldCharType="begin"/>
      </w:r>
      <w:r>
        <w:instrText xml:space="preserve"> HYPERLINK \l "_Toc67342831" </w:instrText>
      </w:r>
      <w:r>
        <w:fldChar w:fldCharType="separate"/>
      </w:r>
      <w:r>
        <w:rPr>
          <w:rStyle w:val="16"/>
          <w:b/>
        </w:rPr>
        <w:t>Hình 4.1.4 Công suất trung bình</w:t>
      </w:r>
      <w:r>
        <w:tab/>
      </w:r>
      <w:r>
        <w:fldChar w:fldCharType="begin"/>
      </w:r>
      <w:r>
        <w:instrText xml:space="preserve"> PAGEREF _Toc67342831 \h </w:instrText>
      </w:r>
      <w:r>
        <w:fldChar w:fldCharType="separate"/>
      </w:r>
      <w:r>
        <w:t>17</w:t>
      </w:r>
      <w:r>
        <w:fldChar w:fldCharType="end"/>
      </w:r>
      <w:r>
        <w:fldChar w:fldCharType="end"/>
      </w:r>
    </w:p>
    <w:p>
      <w:r>
        <w:fldChar w:fldCharType="end"/>
      </w:r>
      <w:r>
        <w:fldChar w:fldCharType="begin"/>
      </w:r>
      <w:r>
        <w:instrText xml:space="preserve"> TOC \h \z \c "Hình 4.2." </w:instrText>
      </w:r>
      <w:r>
        <w:fldChar w:fldCharType="separate"/>
      </w:r>
    </w:p>
    <w:p>
      <w:pPr>
        <w:pStyle w:val="19"/>
        <w:tabs>
          <w:tab w:val="right" w:leader="dot" w:pos="9350"/>
        </w:tabs>
        <w:rPr>
          <w:ins w:id="37" w:author="USER" w:date="2021-04-01T21:42:00Z"/>
        </w:rPr>
      </w:pPr>
      <w:r>
        <w:fldChar w:fldCharType="begin"/>
      </w:r>
      <w:r>
        <w:instrText xml:space="preserve"> HYPERLINK \l "_Toc67342926" </w:instrText>
      </w:r>
      <w:r>
        <w:fldChar w:fldCharType="separate"/>
      </w:r>
      <w:r>
        <w:rPr>
          <w:rStyle w:val="16"/>
          <w:b/>
        </w:rPr>
        <w:t>Hình 4.2.1 Sơ đồ nguyên lý SRAM</w:t>
      </w:r>
      <w:r>
        <w:tab/>
      </w:r>
      <w:r>
        <w:fldChar w:fldCharType="begin"/>
      </w:r>
      <w:r>
        <w:instrText xml:space="preserve"> PAGEREF _Toc67342926 \h </w:instrText>
      </w:r>
      <w:r>
        <w:fldChar w:fldCharType="separate"/>
      </w:r>
      <w:r>
        <w:t>18</w:t>
      </w:r>
      <w:r>
        <w:fldChar w:fldCharType="end"/>
      </w:r>
      <w:r>
        <w:fldChar w:fldCharType="end"/>
      </w:r>
    </w:p>
    <w:p/>
    <w:p>
      <w:pPr>
        <w:pStyle w:val="19"/>
        <w:tabs>
          <w:tab w:val="right" w:leader="dot" w:pos="9350"/>
        </w:tabs>
        <w:rPr>
          <w:ins w:id="38" w:author="USER" w:date="2021-04-01T21:42:00Z"/>
        </w:rPr>
      </w:pPr>
      <w:r>
        <w:fldChar w:fldCharType="begin"/>
      </w:r>
      <w:r>
        <w:instrText xml:space="preserve"> HYPERLINK \l "_Toc67342927" </w:instrText>
      </w:r>
      <w:r>
        <w:fldChar w:fldCharType="separate"/>
      </w:r>
      <w:r>
        <w:rPr>
          <w:rStyle w:val="16"/>
          <w:b/>
        </w:rPr>
        <w:t>Hình 4.2.2 Dạng sóng ngõ ra</w:t>
      </w:r>
      <w:r>
        <w:tab/>
      </w:r>
      <w:r>
        <w:fldChar w:fldCharType="begin"/>
      </w:r>
      <w:r>
        <w:instrText xml:space="preserve"> PAGEREF _Toc67342927 \h </w:instrText>
      </w:r>
      <w:r>
        <w:fldChar w:fldCharType="separate"/>
      </w:r>
      <w:r>
        <w:t>19</w:t>
      </w:r>
      <w:r>
        <w:fldChar w:fldCharType="end"/>
      </w:r>
      <w:r>
        <w:fldChar w:fldCharType="end"/>
      </w:r>
    </w:p>
    <w:p/>
    <w:p>
      <w:pPr>
        <w:pStyle w:val="19"/>
        <w:tabs>
          <w:tab w:val="right" w:leader="dot" w:pos="9350"/>
        </w:tabs>
        <w:rPr>
          <w:ins w:id="39" w:author="USER" w:date="2021-04-01T21:42:00Z"/>
        </w:rPr>
      </w:pPr>
      <w:r>
        <w:fldChar w:fldCharType="begin"/>
      </w:r>
      <w:r>
        <w:instrText xml:space="preserve"> HYPERLINK \l "_Toc67342928" </w:instrText>
      </w:r>
      <w:r>
        <w:fldChar w:fldCharType="separate"/>
      </w:r>
      <w:r>
        <w:rPr>
          <w:rStyle w:val="16"/>
          <w:b/>
        </w:rPr>
        <w:t>Hình 4.2.3 Dạng sóng ngõ ra</w:t>
      </w:r>
      <w:r>
        <w:tab/>
      </w:r>
      <w:r>
        <w:fldChar w:fldCharType="begin"/>
      </w:r>
      <w:r>
        <w:instrText xml:space="preserve"> PAGEREF _Toc67342928 \h </w:instrText>
      </w:r>
      <w:r>
        <w:fldChar w:fldCharType="separate"/>
      </w:r>
      <w:r>
        <w:t>19</w:t>
      </w:r>
      <w:r>
        <w:fldChar w:fldCharType="end"/>
      </w:r>
      <w:r>
        <w:fldChar w:fldCharType="end"/>
      </w:r>
    </w:p>
    <w:p/>
    <w:p>
      <w:pPr>
        <w:pStyle w:val="19"/>
        <w:tabs>
          <w:tab w:val="right" w:leader="dot" w:pos="9350"/>
        </w:tabs>
        <w:rPr>
          <w:ins w:id="40" w:author="USER" w:date="2021-04-01T21:42:00Z"/>
        </w:rPr>
      </w:pPr>
      <w:r>
        <w:fldChar w:fldCharType="begin"/>
      </w:r>
      <w:r>
        <w:instrText xml:space="preserve"> HYPERLINK \l "_Toc67342929" </w:instrText>
      </w:r>
      <w:r>
        <w:fldChar w:fldCharType="separate"/>
      </w:r>
      <w:r>
        <w:rPr>
          <w:rStyle w:val="16"/>
          <w:b/>
        </w:rPr>
        <w:t>Hình 4.2.4 Dạng sóng ngõ ra công suất</w:t>
      </w:r>
      <w:r>
        <w:tab/>
      </w:r>
      <w:r>
        <w:fldChar w:fldCharType="begin"/>
      </w:r>
      <w:r>
        <w:instrText xml:space="preserve"> PAGEREF _Toc67342929 \h </w:instrText>
      </w:r>
      <w:r>
        <w:fldChar w:fldCharType="separate"/>
      </w:r>
      <w:r>
        <w:t>20</w:t>
      </w:r>
      <w:r>
        <w:fldChar w:fldCharType="end"/>
      </w:r>
      <w:r>
        <w:fldChar w:fldCharType="end"/>
      </w:r>
    </w:p>
    <w:p/>
    <w:p>
      <w:pPr>
        <w:pStyle w:val="19"/>
        <w:tabs>
          <w:tab w:val="right" w:leader="dot" w:pos="9350"/>
        </w:tabs>
        <w:rPr>
          <w:rFonts w:eastAsiaTheme="minorEastAsia"/>
          <w:sz w:val="22"/>
          <w:szCs w:val="22"/>
        </w:rPr>
      </w:pPr>
      <w:r>
        <w:fldChar w:fldCharType="begin"/>
      </w:r>
      <w:r>
        <w:instrText xml:space="preserve"> HYPERLINK \l "_Toc67342930" </w:instrText>
      </w:r>
      <w:r>
        <w:fldChar w:fldCharType="separate"/>
      </w:r>
      <w:r>
        <w:rPr>
          <w:rStyle w:val="16"/>
          <w:b/>
        </w:rPr>
        <w:t>Hình 4.2.5 Công suất trung bình</w:t>
      </w:r>
      <w:r>
        <w:tab/>
      </w:r>
      <w:r>
        <w:fldChar w:fldCharType="begin"/>
      </w:r>
      <w:r>
        <w:instrText xml:space="preserve"> PAGEREF _Toc67342930 \h </w:instrText>
      </w:r>
      <w:r>
        <w:fldChar w:fldCharType="separate"/>
      </w:r>
      <w:r>
        <w:t>21</w:t>
      </w:r>
      <w:r>
        <w:fldChar w:fldCharType="end"/>
      </w:r>
      <w:r>
        <w:fldChar w:fldCharType="end"/>
      </w:r>
    </w:p>
    <w:p>
      <w:r>
        <w:fldChar w:fldCharType="end"/>
      </w:r>
    </w:p>
    <w:p>
      <w:pPr>
        <w:pStyle w:val="2"/>
        <w:jc w:val="center"/>
        <w:rPr>
          <w:ins w:id="41" w:author="USER" w:date="2021-04-01T21:41:00Z"/>
          <w:rFonts w:ascii="Times New Roman" w:hAnsi="Times New Roman" w:cs="Times New Roman"/>
          <w:b/>
          <w:sz w:val="36"/>
          <w:szCs w:val="36"/>
        </w:rPr>
        <w:sectPr>
          <w:footerReference r:id="rId7" w:type="default"/>
          <w:pgSz w:w="12240" w:h="15840"/>
          <w:pgMar w:top="1440" w:right="1440" w:bottom="1440" w:left="1440" w:header="720" w:footer="720" w:gutter="0"/>
          <w:pgNumType w:fmt="lowerRoman" w:start="1"/>
          <w:cols w:space="720" w:num="1"/>
          <w:docGrid w:linePitch="360" w:charSpace="0"/>
        </w:sectPr>
      </w:pPr>
      <w:bookmarkStart w:id="1" w:name="_Toc67343004"/>
    </w:p>
    <w:p>
      <w:pPr>
        <w:pStyle w:val="2"/>
        <w:jc w:val="center"/>
        <w:rPr>
          <w:rFonts w:ascii="Times New Roman" w:hAnsi="Times New Roman" w:cs="Times New Roman"/>
          <w:b/>
          <w:bCs w:val="0"/>
          <w:color w:val="auto"/>
        </w:rPr>
      </w:pPr>
      <w:r>
        <w:rPr>
          <w:rFonts w:ascii="Times New Roman" w:hAnsi="Times New Roman" w:cs="Times New Roman"/>
          <w:b/>
          <w:bCs w:val="0"/>
          <w:color w:val="auto"/>
          <w:sz w:val="36"/>
          <w:szCs w:val="36"/>
        </w:rPr>
        <w:t>DANH MỤC TỪ VIẾT TẮT</w:t>
      </w:r>
      <w:bookmarkEnd w:id="1"/>
    </w:p>
    <w:p>
      <w:pPr>
        <w:spacing w:before="120" w:after="120"/>
        <w:jc w:val="both"/>
        <w:rPr>
          <w:szCs w:val="26"/>
        </w:rPr>
      </w:pPr>
      <w:r>
        <w:rPr>
          <w:b/>
          <w:szCs w:val="26"/>
        </w:rPr>
        <w:t>RAM</w:t>
      </w:r>
      <w:r>
        <w:rPr>
          <w:szCs w:val="26"/>
        </w:rPr>
        <w:t xml:space="preserve"> Random Access Memory.</w:t>
      </w:r>
    </w:p>
    <w:p>
      <w:pPr>
        <w:spacing w:before="120" w:after="120"/>
        <w:jc w:val="both"/>
        <w:rPr>
          <w:szCs w:val="26"/>
        </w:rPr>
      </w:pPr>
      <w:r>
        <w:rPr>
          <w:b/>
          <w:szCs w:val="26"/>
        </w:rPr>
        <w:t>SDRAM</w:t>
      </w:r>
      <w:r>
        <w:rPr>
          <w:szCs w:val="26"/>
        </w:rPr>
        <w:t xml:space="preserve"> Synchronous dynamic random-access memory.</w:t>
      </w:r>
    </w:p>
    <w:p>
      <w:pPr>
        <w:spacing w:before="120" w:after="120"/>
        <w:jc w:val="both"/>
        <w:rPr>
          <w:szCs w:val="26"/>
        </w:rPr>
      </w:pPr>
      <w:r>
        <w:rPr>
          <w:b/>
          <w:szCs w:val="26"/>
        </w:rPr>
        <w:t>DDR</w:t>
      </w:r>
      <w:r>
        <w:rPr>
          <w:szCs w:val="26"/>
        </w:rPr>
        <w:t xml:space="preserve"> Double Data Rate.</w:t>
      </w:r>
    </w:p>
    <w:p>
      <w:pPr>
        <w:spacing w:before="120" w:after="120"/>
        <w:jc w:val="both"/>
        <w:rPr>
          <w:szCs w:val="26"/>
        </w:rPr>
      </w:pPr>
      <w:r>
        <w:rPr>
          <w:b/>
          <w:szCs w:val="26"/>
        </w:rPr>
        <w:t>DDR</w:t>
      </w:r>
      <w:r>
        <w:rPr>
          <w:szCs w:val="26"/>
        </w:rPr>
        <w:t xml:space="preserve"> SDRAM Double Data Rate Synchronous dynamic random-access memory.</w:t>
      </w:r>
    </w:p>
    <w:p>
      <w:pPr>
        <w:spacing w:before="120" w:after="120"/>
        <w:jc w:val="both"/>
        <w:rPr>
          <w:szCs w:val="26"/>
        </w:rPr>
      </w:pPr>
      <w:r>
        <w:rPr>
          <w:b/>
          <w:szCs w:val="26"/>
        </w:rPr>
        <w:t>DDR2</w:t>
      </w:r>
      <w:r>
        <w:rPr>
          <w:szCs w:val="26"/>
        </w:rPr>
        <w:t xml:space="preserve"> Double Data Rate 2.</w:t>
      </w:r>
    </w:p>
    <w:p>
      <w:pPr>
        <w:spacing w:before="120" w:after="120"/>
        <w:jc w:val="both"/>
        <w:rPr>
          <w:szCs w:val="26"/>
        </w:rPr>
      </w:pPr>
      <w:r>
        <w:rPr>
          <w:b/>
          <w:szCs w:val="26"/>
        </w:rPr>
        <w:t>DDR3</w:t>
      </w:r>
      <w:r>
        <w:rPr>
          <w:szCs w:val="26"/>
        </w:rPr>
        <w:t xml:space="preserve"> Double Data Rate 3.</w:t>
      </w:r>
    </w:p>
    <w:p>
      <w:pPr>
        <w:spacing w:before="120" w:after="120"/>
        <w:jc w:val="both"/>
        <w:rPr>
          <w:szCs w:val="26"/>
        </w:rPr>
      </w:pPr>
      <w:r>
        <w:rPr>
          <w:b/>
          <w:szCs w:val="26"/>
        </w:rPr>
        <w:t>RDRAM</w:t>
      </w:r>
      <w:r>
        <w:rPr>
          <w:szCs w:val="26"/>
        </w:rPr>
        <w:t xml:space="preserve"> Rambus Dynamic RAM.</w:t>
      </w:r>
    </w:p>
    <w:p>
      <w:pPr>
        <w:spacing w:before="120" w:after="120"/>
        <w:jc w:val="both"/>
        <w:rPr>
          <w:szCs w:val="26"/>
        </w:rPr>
      </w:pPr>
      <w:r>
        <w:rPr>
          <w:b/>
          <w:szCs w:val="26"/>
        </w:rPr>
        <w:t>RIMM</w:t>
      </w:r>
      <w:r>
        <w:rPr>
          <w:szCs w:val="26"/>
        </w:rPr>
        <w:t xml:space="preserve"> Rambus Inline Memory Module.</w:t>
      </w:r>
    </w:p>
    <w:p>
      <w:pPr>
        <w:spacing w:before="120" w:after="120"/>
        <w:jc w:val="both"/>
        <w:rPr>
          <w:szCs w:val="26"/>
        </w:rPr>
      </w:pPr>
      <w:r>
        <w:rPr>
          <w:b/>
          <w:szCs w:val="26"/>
        </w:rPr>
        <w:t>LPDDR</w:t>
      </w:r>
      <w:r>
        <w:rPr>
          <w:szCs w:val="26"/>
        </w:rPr>
        <w:t xml:space="preserve"> Low Power Double Data Rate SDRAM.</w:t>
      </w:r>
    </w:p>
    <w:p>
      <w:pPr>
        <w:spacing w:before="120" w:after="120"/>
        <w:jc w:val="both"/>
        <w:rPr>
          <w:rFonts w:eastAsia="SimSun"/>
          <w:szCs w:val="26"/>
          <w:shd w:val="clear" w:color="auto" w:fill="FFFFFF"/>
        </w:rPr>
      </w:pPr>
      <w:r>
        <w:rPr>
          <w:rFonts w:eastAsia="SimSun"/>
          <w:b/>
          <w:szCs w:val="26"/>
          <w:shd w:val="clear" w:color="auto" w:fill="FFFFFF"/>
        </w:rPr>
        <w:t>SRAM</w:t>
      </w:r>
      <w:r>
        <w:rPr>
          <w:rFonts w:eastAsia="SimSun"/>
          <w:szCs w:val="26"/>
          <w:shd w:val="clear" w:color="auto" w:fill="FFFFFF"/>
        </w:rPr>
        <w:t xml:space="preserve"> Static random-access memory.</w:t>
      </w:r>
    </w:p>
    <w:p>
      <w:pPr>
        <w:spacing w:before="120" w:after="120"/>
        <w:rPr>
          <w:sz w:val="40"/>
          <w:szCs w:val="40"/>
        </w:rPr>
        <w:sectPr>
          <w:footerReference r:id="rId8" w:type="default"/>
          <w:pgSz w:w="12240" w:h="15840"/>
          <w:pgMar w:top="1440" w:right="1440" w:bottom="1440" w:left="1440" w:header="720" w:footer="720" w:gutter="0"/>
          <w:pgNumType w:fmt="lowerRoman" w:start="1"/>
          <w:cols w:space="720" w:num="1"/>
          <w:docGrid w:linePitch="360" w:charSpace="0"/>
        </w:sectPr>
      </w:pPr>
      <w:r>
        <w:rPr>
          <w:rFonts w:eastAsia="SimSun"/>
          <w:b/>
          <w:szCs w:val="26"/>
          <w:shd w:val="clear" w:color="auto" w:fill="FFFFFF"/>
        </w:rPr>
        <w:t>ZBT</w:t>
      </w:r>
      <w:r>
        <w:rPr>
          <w:rFonts w:eastAsia="SimSun"/>
          <w:szCs w:val="26"/>
          <w:shd w:val="clear" w:color="auto" w:fill="FFFFFF"/>
        </w:rPr>
        <w:t xml:space="preserve"> Zero bus turnaround.</w:t>
      </w:r>
    </w:p>
    <w:p>
      <w:pPr>
        <w:pStyle w:val="2"/>
        <w:spacing w:before="120" w:after="120" w:line="260" w:lineRule="auto"/>
        <w:jc w:val="center"/>
        <w:rPr>
          <w:rFonts w:ascii="Times New Roman" w:hAnsi="Times New Roman" w:cs="Times New Roman"/>
          <w:b/>
          <w:bCs/>
          <w:color w:val="auto"/>
          <w:sz w:val="28"/>
          <w:szCs w:val="28"/>
        </w:rPr>
      </w:pPr>
      <w:bookmarkStart w:id="2" w:name="_Toc68207660"/>
      <w:bookmarkStart w:id="3" w:name="_Toc67343006"/>
      <w:r>
        <w:rPr>
          <w:rFonts w:ascii="Times New Roman" w:hAnsi="Times New Roman" w:cs="Times New Roman"/>
          <w:b/>
          <w:bCs/>
          <w:color w:val="auto"/>
          <w:sz w:val="28"/>
          <w:szCs w:val="28"/>
        </w:rPr>
        <w:t>Chương 1:</w:t>
      </w:r>
      <w:bookmarkEnd w:id="2"/>
    </w:p>
    <w:p>
      <w:pPr>
        <w:pStyle w:val="2"/>
        <w:spacing w:before="120" w:after="120" w:line="260" w:lineRule="auto"/>
        <w:jc w:val="center"/>
        <w:rPr>
          <w:rFonts w:ascii="Times New Roman" w:hAnsi="Times New Roman" w:cs="Times New Roman"/>
          <w:b/>
          <w:bCs/>
          <w:color w:val="auto"/>
          <w:sz w:val="28"/>
          <w:szCs w:val="28"/>
        </w:rPr>
      </w:pPr>
      <w:bookmarkStart w:id="4" w:name="_Toc68207661"/>
      <w:r>
        <w:rPr>
          <w:rFonts w:ascii="Times New Roman" w:hAnsi="Times New Roman" w:cs="Times New Roman"/>
          <w:b/>
          <w:bCs/>
          <w:color w:val="auto"/>
          <w:sz w:val="28"/>
          <w:szCs w:val="28"/>
        </w:rPr>
        <w:t>GIỚI THIỆU</w:t>
      </w:r>
      <w:bookmarkEnd w:id="3"/>
      <w:bookmarkEnd w:id="4"/>
    </w:p>
    <w:p>
      <w:pPr>
        <w:rPr>
          <w:sz w:val="24"/>
          <w:szCs w:val="24"/>
        </w:rPr>
      </w:pPr>
      <w:bookmarkStart w:id="5" w:name="_Toc68207662"/>
      <w:r>
        <w:rPr>
          <w:b/>
          <w:bCs/>
          <w:sz w:val="24"/>
          <w:szCs w:val="24"/>
        </w:rPr>
        <w:t>1. GIỚI THIỆU TỔNG QUANG</w:t>
      </w:r>
      <w:bookmarkEnd w:id="5"/>
    </w:p>
    <w:p>
      <w:pPr>
        <w:tabs>
          <w:tab w:val="left" w:pos="1392"/>
          <w:tab w:val="left" w:leader="dot" w:pos="1440"/>
          <w:tab w:val="left" w:pos="3384"/>
        </w:tabs>
        <w:ind w:firstLine="840" w:firstLineChars="350"/>
        <w:jc w:val="both"/>
        <w:rPr>
          <w:sz w:val="28"/>
          <w:szCs w:val="28"/>
        </w:rPr>
      </w:pPr>
      <w:r>
        <w:rPr>
          <w:sz w:val="24"/>
          <w:szCs w:val="24"/>
        </w:rPr>
        <w:t>Ngày nay, với sự phát triển nhanh và mạnh của ngành công nghệ vi mạch số CMOS đã tạo ra hàng triệu mạch tích hợp đáp ứng được nhu cầu hiện đại của con    người. Công nghệ CMOS chế tạo vi điều khiển, vi xử lý, SRAM và các cổng logic khác. Một con chip với kích cỡ rất nhỏ (vài nm) vẫn có thể hoạt động với một tốc độ kinh hoàng và xử lý được nhiều tác vụ cùng một lúc. Trong hệ thống chịp, các bộ nhớ chiếm đa số các bóng bán dẫn transistor. Hiện nay, với công nghệ 5nm số bóng bán dẫn đã lên đến 30 tỷ bóng. Từ đó, chúng ta có thể thấy được tầm quan trọng của bộ nhớ trong hệ thống chip và ứng dụng của nó.</w:t>
      </w:r>
    </w:p>
    <w:p>
      <w:pPr>
        <w:keepNext/>
        <w:tabs>
          <w:tab w:val="left" w:pos="1392"/>
          <w:tab w:val="left" w:leader="dot" w:pos="1440"/>
          <w:tab w:val="left" w:pos="3384"/>
        </w:tabs>
        <w:jc w:val="center"/>
      </w:pPr>
      <w:r>
        <w:rPr>
          <w:sz w:val="28"/>
          <w:szCs w:val="28"/>
        </w:rPr>
        <w:drawing>
          <wp:inline distT="0" distB="0" distL="0" distR="0">
            <wp:extent cx="5067300" cy="383286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67300" cy="3832860"/>
                    </a:xfrm>
                    <a:prstGeom prst="rect">
                      <a:avLst/>
                    </a:prstGeom>
                  </pic:spPr>
                </pic:pic>
              </a:graphicData>
            </a:graphic>
          </wp:inline>
        </w:drawing>
      </w:r>
    </w:p>
    <w:p>
      <w:pPr>
        <w:pStyle w:val="8"/>
        <w:spacing w:before="120" w:after="120"/>
        <w:jc w:val="center"/>
        <w:rPr>
          <w:b/>
          <w:color w:val="auto"/>
          <w:sz w:val="26"/>
          <w:szCs w:val="26"/>
        </w:rPr>
      </w:pPr>
      <w:bookmarkStart w:id="6" w:name="_Toc67342977"/>
      <w:r>
        <w:rPr>
          <w:b/>
          <w:i w:val="0"/>
          <w:iCs w:val="0"/>
          <w:color w:val="auto"/>
          <w:sz w:val="22"/>
          <w:szCs w:val="22"/>
        </w:rPr>
        <w:t xml:space="preserve">Hình 1. </w:t>
      </w:r>
      <w:r>
        <w:rPr>
          <w:b/>
          <w:i w:val="0"/>
          <w:iCs w:val="0"/>
          <w:color w:val="auto"/>
          <w:sz w:val="22"/>
          <w:szCs w:val="22"/>
        </w:rPr>
        <w:fldChar w:fldCharType="begin"/>
      </w:r>
      <w:r>
        <w:rPr>
          <w:b/>
          <w:i w:val="0"/>
          <w:iCs w:val="0"/>
          <w:color w:val="auto"/>
          <w:sz w:val="22"/>
          <w:szCs w:val="22"/>
        </w:rPr>
        <w:instrText xml:space="preserve"> SEQ Hình_1. \* ARABIC </w:instrText>
      </w:r>
      <w:r>
        <w:rPr>
          <w:b/>
          <w:i w:val="0"/>
          <w:iCs w:val="0"/>
          <w:color w:val="auto"/>
          <w:sz w:val="22"/>
          <w:szCs w:val="22"/>
        </w:rPr>
        <w:fldChar w:fldCharType="separate"/>
      </w:r>
      <w:r>
        <w:rPr>
          <w:b/>
          <w:i w:val="0"/>
          <w:iCs w:val="0"/>
          <w:color w:val="auto"/>
          <w:sz w:val="22"/>
          <w:szCs w:val="22"/>
        </w:rPr>
        <w:t>1</w:t>
      </w:r>
      <w:r>
        <w:rPr>
          <w:b/>
          <w:i w:val="0"/>
          <w:iCs w:val="0"/>
          <w:color w:val="auto"/>
          <w:sz w:val="22"/>
          <w:szCs w:val="22"/>
        </w:rPr>
        <w:fldChar w:fldCharType="end"/>
      </w:r>
      <w:r>
        <w:rPr>
          <w:b/>
          <w:i w:val="0"/>
          <w:iCs w:val="0"/>
          <w:color w:val="auto"/>
          <w:sz w:val="22"/>
          <w:szCs w:val="22"/>
        </w:rPr>
        <w:t xml:space="preserve"> Phân loại bộ nhớ trong hệ thống chip</w:t>
      </w:r>
      <w:bookmarkEnd w:id="6"/>
      <w:r>
        <w:rPr>
          <w:b/>
          <w:i w:val="0"/>
          <w:iCs w:val="0"/>
          <w:color w:val="auto"/>
          <w:sz w:val="26"/>
          <w:szCs w:val="26"/>
        </w:rPr>
        <w:t>[1]</w:t>
      </w:r>
    </w:p>
    <w:p>
      <w:pPr>
        <w:jc w:val="both"/>
        <w:rPr>
          <w:sz w:val="24"/>
          <w:szCs w:val="24"/>
        </w:rPr>
      </w:pPr>
      <w:r>
        <w:rPr>
          <w:szCs w:val="26"/>
        </w:rPr>
        <w:t xml:space="preserve">    </w:t>
      </w:r>
      <w:r>
        <w:rPr>
          <w:sz w:val="24"/>
          <w:szCs w:val="24"/>
        </w:rPr>
        <w:t xml:space="preserve"> Dựa vào hình 1 chúng ta thấy bộ nhớ có thể được chia ra làm 3 loại chính:</w:t>
      </w:r>
    </w:p>
    <w:p>
      <w:pPr>
        <w:pStyle w:val="23"/>
        <w:numPr>
          <w:ilvl w:val="0"/>
          <w:numId w:val="1"/>
        </w:numPr>
        <w:spacing w:before="120" w:after="120" w:line="260" w:lineRule="auto"/>
        <w:jc w:val="both"/>
        <w:rPr>
          <w:rFonts w:ascii="Times New Roman" w:hAnsi="Times New Roman" w:cs="Times New Roman"/>
          <w:sz w:val="24"/>
          <w:szCs w:val="24"/>
        </w:rPr>
      </w:pPr>
      <w:r>
        <w:rPr>
          <w:rFonts w:ascii="Times New Roman" w:hAnsi="Times New Roman" w:cs="Times New Roman"/>
          <w:sz w:val="24"/>
          <w:szCs w:val="24"/>
        </w:rPr>
        <w:t xml:space="preserve"> Random Access Memory(RAM):  là một loại bộ nhớ khả biến cho phép truy xuất đọc-ghi ngẫu nhiên đến bất kỳ vị trí nào trong bộ nhớ dựa theo địa chỉ bộ nhớ.</w:t>
      </w:r>
    </w:p>
    <w:p>
      <w:pPr>
        <w:pStyle w:val="23"/>
        <w:numPr>
          <w:ilvl w:val="0"/>
          <w:numId w:val="1"/>
        </w:numPr>
        <w:spacing w:before="120" w:after="120" w:line="260" w:lineRule="auto"/>
        <w:jc w:val="both"/>
        <w:rPr>
          <w:rFonts w:ascii="Times New Roman" w:hAnsi="Times New Roman" w:cs="Times New Roman"/>
          <w:sz w:val="24"/>
          <w:szCs w:val="24"/>
        </w:rPr>
      </w:pPr>
      <w:r>
        <w:rPr>
          <w:rFonts w:ascii="Times New Roman" w:hAnsi="Times New Roman" w:cs="Times New Roman"/>
          <w:sz w:val="24"/>
          <w:szCs w:val="24"/>
        </w:rPr>
        <w:t xml:space="preserve"> Serial Access Memory(SAM): là một loại bộ nhớ cho phép truy cập tuần tự và không cần địa chị.</w:t>
      </w:r>
    </w:p>
    <w:p>
      <w:pPr>
        <w:pStyle w:val="23"/>
        <w:numPr>
          <w:ilvl w:val="0"/>
          <w:numId w:val="1"/>
        </w:numPr>
        <w:spacing w:before="120" w:after="120" w:line="260" w:lineRule="auto"/>
        <w:jc w:val="both"/>
        <w:rPr>
          <w:rFonts w:ascii="Times New Roman" w:hAnsi="Times New Roman" w:cs="Times New Roman"/>
          <w:sz w:val="24"/>
          <w:szCs w:val="24"/>
        </w:rPr>
      </w:pPr>
      <w:r>
        <w:rPr>
          <w:rFonts w:ascii="Times New Roman" w:hAnsi="Times New Roman" w:cs="Times New Roman"/>
          <w:sz w:val="24"/>
          <w:szCs w:val="24"/>
        </w:rPr>
        <w:t xml:space="preserve"> Content Addressable Memory(CAM): là một loại bộ nhớ xác định các địa chỉ nào sẽ chứa dữ liệu phù hợp với khóa cụ thể.</w:t>
      </w:r>
    </w:p>
    <w:p>
      <w:pPr>
        <w:spacing w:before="120" w:after="120" w:line="260" w:lineRule="auto"/>
        <w:jc w:val="both"/>
        <w:rPr>
          <w:sz w:val="24"/>
          <w:szCs w:val="24"/>
        </w:rPr>
      </w:pPr>
      <w:r>
        <w:rPr>
          <w:sz w:val="28"/>
          <w:szCs w:val="28"/>
        </w:rPr>
        <w:tab/>
      </w:r>
      <w:r>
        <w:rPr>
          <w:sz w:val="24"/>
          <w:szCs w:val="24"/>
        </w:rPr>
        <w:t>RAM thường được phân loại là bộ nhớ chỉ đọc (ROM) hoặc bộ nhớ đọc / ghi (gọi một cách khác là RAM). Trong đó , RAM được phân ra làm 2 loại đó là: SRAM và DRAM. SRAM hoạt động nhanh hơn và ít lỗi hơn DRAM, tuy nhiên mỗi bit của nó chiếm diện tích lớn hơn DRAM. Đồng thời, SRAM là bộ nhớ được sử dụng rộng rãi nhất trong hệ thống chip ngày nay.</w:t>
      </w:r>
    </w:p>
    <w:p>
      <w:pPr>
        <w:spacing w:before="120" w:after="120" w:line="260" w:lineRule="auto"/>
        <w:jc w:val="both"/>
        <w:rPr>
          <w:sz w:val="24"/>
          <w:szCs w:val="24"/>
        </w:rPr>
      </w:pPr>
      <w:r>
        <w:rPr>
          <w:sz w:val="24"/>
          <w:szCs w:val="24"/>
        </w:rPr>
        <w:t xml:space="preserve">   Qua việc phân tích SRAM và DRAM, nhóm chúng em chọn SRAM để làm đề tài nghiên cứu và tìm hiểu. Trong quá trình hoàn thành project, tuy chúng em đã cố gắng hoàn thiện nhưng vẫn không tránh khỏi sai sót. Mong thầy và các bạn góp ý để nhóm chúng em hoàn thiện hơn.</w:t>
      </w:r>
    </w:p>
    <w:p>
      <w:pPr>
        <w:pStyle w:val="23"/>
        <w:numPr>
          <w:ilvl w:val="0"/>
          <w:numId w:val="2"/>
        </w:numPr>
        <w:spacing w:before="120" w:after="120" w:line="260" w:lineRule="auto"/>
        <w:ind w:left="60"/>
        <w:jc w:val="both"/>
        <w:rPr>
          <w:rFonts w:ascii="Times New Roman" w:hAnsi="Times New Roman" w:cs="Times New Roman"/>
          <w:b/>
          <w:bCs/>
          <w:sz w:val="24"/>
          <w:szCs w:val="24"/>
        </w:rPr>
      </w:pPr>
      <w:r>
        <w:rPr>
          <w:rFonts w:ascii="Times New Roman" w:hAnsi="Times New Roman" w:cs="Times New Roman"/>
          <w:b/>
          <w:bCs/>
          <w:sz w:val="24"/>
          <w:szCs w:val="24"/>
        </w:rPr>
        <w:t>BỐ CỤC</w:t>
      </w:r>
    </w:p>
    <w:p>
      <w:pPr>
        <w:pStyle w:val="23"/>
        <w:spacing w:before="120" w:after="120" w:line="260" w:lineRule="auto"/>
        <w:ind w:left="0"/>
        <w:jc w:val="both"/>
        <w:rPr>
          <w:rFonts w:ascii="Times New Roman" w:hAnsi="Times New Roman" w:cs="Times New Roman"/>
          <w:sz w:val="24"/>
          <w:szCs w:val="24"/>
        </w:rPr>
      </w:pPr>
      <w:r>
        <w:rPr>
          <w:rFonts w:ascii="Times New Roman" w:hAnsi="Times New Roman" w:cs="Times New Roman"/>
          <w:sz w:val="24"/>
          <w:szCs w:val="24"/>
        </w:rPr>
        <w:t xml:space="preserve">Chương 1: </w:t>
      </w:r>
    </w:p>
    <w:p>
      <w:pPr>
        <w:pStyle w:val="23"/>
        <w:spacing w:before="120" w:after="120" w:line="260" w:lineRule="auto"/>
        <w:ind w:left="0" w:firstLine="720"/>
        <w:jc w:val="both"/>
        <w:rPr>
          <w:rFonts w:ascii="Times New Roman" w:hAnsi="Times New Roman" w:cs="Times New Roman"/>
          <w:sz w:val="24"/>
          <w:szCs w:val="24"/>
        </w:rPr>
      </w:pPr>
      <w:r>
        <w:rPr>
          <w:rFonts w:ascii="Times New Roman" w:hAnsi="Times New Roman" w:cs="Times New Roman"/>
          <w:sz w:val="24"/>
          <w:szCs w:val="24"/>
        </w:rPr>
        <w:t>Giới thiệu sơ lược về bộ nhớ.</w:t>
      </w:r>
    </w:p>
    <w:p>
      <w:pPr>
        <w:pStyle w:val="23"/>
        <w:spacing w:before="120" w:after="120" w:line="260" w:lineRule="auto"/>
        <w:ind w:left="0"/>
        <w:jc w:val="both"/>
        <w:rPr>
          <w:rFonts w:ascii="Times New Roman" w:hAnsi="Times New Roman" w:cs="Times New Roman"/>
          <w:sz w:val="24"/>
          <w:szCs w:val="24"/>
        </w:rPr>
      </w:pPr>
      <w:r>
        <w:rPr>
          <w:rFonts w:ascii="Times New Roman" w:hAnsi="Times New Roman" w:cs="Times New Roman"/>
          <w:sz w:val="24"/>
          <w:szCs w:val="24"/>
        </w:rPr>
        <w:t xml:space="preserve">Chương 2: </w:t>
      </w:r>
    </w:p>
    <w:p>
      <w:pPr>
        <w:pStyle w:val="23"/>
        <w:spacing w:before="120" w:after="120" w:line="260" w:lineRule="auto"/>
        <w:ind w:left="0" w:firstLine="720"/>
        <w:jc w:val="both"/>
        <w:rPr>
          <w:rFonts w:ascii="Times New Roman" w:hAnsi="Times New Roman" w:cs="Times New Roman"/>
          <w:sz w:val="24"/>
          <w:szCs w:val="24"/>
        </w:rPr>
      </w:pPr>
      <w:r>
        <w:rPr>
          <w:rFonts w:ascii="Times New Roman" w:hAnsi="Times New Roman" w:cs="Times New Roman"/>
          <w:sz w:val="24"/>
          <w:szCs w:val="24"/>
        </w:rPr>
        <w:t>Cơ sở lý thuyết về SRAM.</w:t>
      </w:r>
    </w:p>
    <w:p>
      <w:pPr>
        <w:pStyle w:val="23"/>
        <w:spacing w:before="120" w:after="120" w:line="260" w:lineRule="auto"/>
        <w:ind w:left="0"/>
        <w:jc w:val="both"/>
        <w:rPr>
          <w:rFonts w:ascii="Times New Roman" w:hAnsi="Times New Roman" w:cs="Times New Roman"/>
          <w:sz w:val="24"/>
          <w:szCs w:val="24"/>
        </w:rPr>
      </w:pPr>
      <w:r>
        <w:rPr>
          <w:rFonts w:ascii="Times New Roman" w:hAnsi="Times New Roman" w:cs="Times New Roman"/>
          <w:sz w:val="24"/>
          <w:szCs w:val="24"/>
        </w:rPr>
        <w:t>Chương 3:</w:t>
      </w:r>
    </w:p>
    <w:p>
      <w:pPr>
        <w:pStyle w:val="23"/>
        <w:spacing w:before="120" w:after="120" w:line="2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 Sơ đồ nguyên lý SRAM.</w:t>
      </w:r>
    </w:p>
    <w:p>
      <w:pPr>
        <w:pStyle w:val="23"/>
        <w:spacing w:before="120" w:after="120" w:line="260" w:lineRule="auto"/>
        <w:ind w:left="0"/>
        <w:jc w:val="both"/>
        <w:rPr>
          <w:rFonts w:ascii="Times New Roman" w:hAnsi="Times New Roman" w:cs="Times New Roman"/>
          <w:sz w:val="24"/>
          <w:szCs w:val="24"/>
        </w:rPr>
      </w:pPr>
      <w:r>
        <w:rPr>
          <w:rFonts w:ascii="Times New Roman" w:hAnsi="Times New Roman" w:cs="Times New Roman"/>
          <w:sz w:val="24"/>
          <w:szCs w:val="24"/>
        </w:rPr>
        <w:t xml:space="preserve">Chương 4: </w:t>
      </w:r>
    </w:p>
    <w:p>
      <w:pPr>
        <w:pStyle w:val="23"/>
        <w:spacing w:before="120" w:after="120" w:line="260" w:lineRule="auto"/>
        <w:ind w:left="0" w:firstLine="720"/>
        <w:jc w:val="both"/>
        <w:rPr>
          <w:rFonts w:ascii="Times New Roman" w:hAnsi="Times New Roman" w:cs="Times New Roman"/>
          <w:sz w:val="24"/>
          <w:szCs w:val="24"/>
        </w:rPr>
      </w:pPr>
      <w:r>
        <w:rPr>
          <w:rFonts w:ascii="Times New Roman" w:hAnsi="Times New Roman" w:cs="Times New Roman"/>
          <w:sz w:val="24"/>
          <w:szCs w:val="24"/>
        </w:rPr>
        <w:t>Đánh giá qua phần mềm CentOS.</w:t>
      </w:r>
    </w:p>
    <w:p>
      <w:pPr>
        <w:pStyle w:val="23"/>
        <w:spacing w:before="120" w:after="120" w:line="260" w:lineRule="auto"/>
        <w:ind w:left="0"/>
        <w:jc w:val="both"/>
        <w:rPr>
          <w:rFonts w:ascii="Times New Roman" w:hAnsi="Times New Roman" w:cs="Times New Roman"/>
          <w:sz w:val="24"/>
          <w:szCs w:val="24"/>
        </w:rPr>
      </w:pPr>
      <w:r>
        <w:rPr>
          <w:rFonts w:ascii="Times New Roman" w:hAnsi="Times New Roman" w:cs="Times New Roman"/>
          <w:sz w:val="24"/>
          <w:szCs w:val="24"/>
        </w:rPr>
        <w:t>Chương 5:</w:t>
      </w:r>
    </w:p>
    <w:p>
      <w:pPr>
        <w:pStyle w:val="23"/>
        <w:spacing w:before="120" w:after="120" w:line="260" w:lineRule="auto"/>
        <w:ind w:left="0" w:firstLine="720"/>
        <w:jc w:val="both"/>
        <w:rPr>
          <w:rFonts w:ascii="Times New Roman" w:hAnsi="Times New Roman" w:cs="Times New Roman"/>
          <w:b/>
          <w:bCs/>
          <w:sz w:val="28"/>
          <w:szCs w:val="28"/>
        </w:rPr>
        <w:sectPr>
          <w:headerReference r:id="rId9" w:type="default"/>
          <w:footerReference r:id="rId10" w:type="default"/>
          <w:pgSz w:w="12240" w:h="15840"/>
          <w:pgMar w:top="1440" w:right="1440" w:bottom="1440" w:left="1440" w:header="720" w:footer="720" w:gutter="0"/>
          <w:pgNumType w:start="1"/>
          <w:cols w:space="720" w:num="1"/>
          <w:docGrid w:linePitch="360" w:charSpace="0"/>
        </w:sectPr>
      </w:pPr>
      <w:r>
        <w:rPr>
          <w:rFonts w:ascii="Times New Roman" w:hAnsi="Times New Roman" w:cs="Times New Roman"/>
          <w:sz w:val="24"/>
          <w:szCs w:val="24"/>
        </w:rPr>
        <w:t xml:space="preserve"> Kết luận.</w:t>
      </w:r>
      <w:bookmarkStart w:id="7" w:name="_Toc67343008"/>
    </w:p>
    <w:p>
      <w:pPr>
        <w:pStyle w:val="2"/>
        <w:spacing w:before="120" w:after="120"/>
        <w:jc w:val="center"/>
        <w:rPr>
          <w:rFonts w:ascii="Times New Roman" w:hAnsi="Times New Roman" w:cs="Times New Roman"/>
          <w:b/>
          <w:bCs/>
          <w:color w:val="auto"/>
          <w:sz w:val="28"/>
          <w:szCs w:val="28"/>
        </w:rPr>
      </w:pPr>
      <w:bookmarkStart w:id="8" w:name="_Toc68207663"/>
      <w:r>
        <w:rPr>
          <w:rFonts w:ascii="Times New Roman" w:hAnsi="Times New Roman" w:cs="Times New Roman"/>
          <w:b/>
          <w:bCs/>
          <w:color w:val="auto"/>
          <w:sz w:val="28"/>
          <w:szCs w:val="28"/>
        </w:rPr>
        <w:t>Chương 2:</w:t>
      </w:r>
      <w:bookmarkEnd w:id="8"/>
    </w:p>
    <w:p>
      <w:pPr>
        <w:pStyle w:val="2"/>
        <w:spacing w:before="120" w:after="120"/>
        <w:jc w:val="center"/>
        <w:rPr>
          <w:rFonts w:ascii="Times New Roman" w:hAnsi="Times New Roman" w:cs="Times New Roman"/>
          <w:b/>
          <w:sz w:val="28"/>
          <w:szCs w:val="28"/>
        </w:rPr>
      </w:pPr>
      <w:bookmarkStart w:id="9" w:name="_Toc68207664"/>
      <w:r>
        <w:rPr>
          <w:rFonts w:ascii="Times New Roman" w:hAnsi="Times New Roman" w:cs="Times New Roman"/>
          <w:b/>
          <w:bCs/>
          <w:color w:val="auto"/>
          <w:sz w:val="28"/>
          <w:szCs w:val="28"/>
        </w:rPr>
        <w:t>CƠ SỞ LÝ THUYẾT</w:t>
      </w:r>
      <w:bookmarkEnd w:id="7"/>
      <w:bookmarkEnd w:id="9"/>
    </w:p>
    <w:p>
      <w:pPr>
        <w:pStyle w:val="23"/>
        <w:numPr>
          <w:ilvl w:val="1"/>
          <w:numId w:val="3"/>
        </w:numPr>
        <w:spacing w:before="120" w:after="120" w:line="240" w:lineRule="auto"/>
        <w:outlineLvl w:val="1"/>
        <w:rPr>
          <w:rFonts w:ascii="Times New Roman" w:hAnsi="Times New Roman" w:cs="Times New Roman"/>
          <w:b/>
          <w:bCs/>
          <w:sz w:val="24"/>
          <w:szCs w:val="24"/>
        </w:rPr>
      </w:pPr>
      <w:r>
        <w:rPr>
          <w:rFonts w:ascii="Times New Roman" w:hAnsi="Times New Roman" w:cs="Times New Roman"/>
          <w:b/>
          <w:bCs/>
          <w:sz w:val="24"/>
          <w:szCs w:val="24"/>
        </w:rPr>
        <w:t xml:space="preserve">  </w:t>
      </w:r>
      <w:bookmarkStart w:id="10" w:name="_Toc68207665"/>
      <w:bookmarkStart w:id="11" w:name="_Toc67343009"/>
      <w:r>
        <w:rPr>
          <w:rFonts w:ascii="Times New Roman" w:hAnsi="Times New Roman" w:cs="Times New Roman"/>
          <w:b/>
          <w:bCs/>
          <w:sz w:val="24"/>
          <w:szCs w:val="24"/>
        </w:rPr>
        <w:t>TỔNG QUAN VỀ BỘ NHỚ RAM</w:t>
      </w:r>
      <w:bookmarkEnd w:id="10"/>
      <w:bookmarkEnd w:id="11"/>
      <w:bookmarkStart w:id="12" w:name="_Toc67343010"/>
    </w:p>
    <w:p>
      <w:pPr>
        <w:pStyle w:val="23"/>
        <w:spacing w:before="120" w:after="120" w:line="240" w:lineRule="auto"/>
        <w:ind w:left="0"/>
        <w:outlineLvl w:val="1"/>
        <w:rPr>
          <w:rFonts w:ascii="Times New Roman" w:hAnsi="Times New Roman" w:cs="Times New Roman"/>
          <w:b/>
          <w:bCs/>
          <w:sz w:val="24"/>
          <w:szCs w:val="24"/>
        </w:rPr>
      </w:pPr>
      <w:bookmarkStart w:id="13" w:name="_Toc68207666"/>
      <w:r>
        <w:rPr>
          <w:rFonts w:ascii="Times New Roman" w:hAnsi="Times New Roman" w:cs="Times New Roman"/>
          <w:b/>
          <w:bCs/>
          <w:sz w:val="24"/>
          <w:szCs w:val="24"/>
        </w:rPr>
        <w:t>2.1.1   Thế nào là bộ nhớ RAM</w:t>
      </w:r>
      <w:bookmarkEnd w:id="12"/>
      <w:bookmarkEnd w:id="13"/>
    </w:p>
    <w:p>
      <w:pPr>
        <w:keepNext/>
        <w:ind w:left="720"/>
        <w:jc w:val="both"/>
      </w:pPr>
      <w:r>
        <w:rPr>
          <w:b/>
          <w:bCs/>
          <w:sz w:val="28"/>
          <w:szCs w:val="28"/>
        </w:rPr>
        <w:drawing>
          <wp:inline distT="0" distB="0" distL="114300" distR="114300">
            <wp:extent cx="5269230" cy="3294380"/>
            <wp:effectExtent l="0" t="0" r="3810" b="12700"/>
            <wp:docPr id="3" name="Picture 3" descr="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am"/>
                    <pic:cNvPicPr>
                      <a:picLocks noChangeAspect="1"/>
                    </pic:cNvPicPr>
                  </pic:nvPicPr>
                  <pic:blipFill>
                    <a:blip r:embed="rId16"/>
                    <a:stretch>
                      <a:fillRect/>
                    </a:stretch>
                  </pic:blipFill>
                  <pic:spPr>
                    <a:xfrm>
                      <a:off x="0" y="0"/>
                      <a:ext cx="5269230" cy="3294380"/>
                    </a:xfrm>
                    <a:prstGeom prst="rect">
                      <a:avLst/>
                    </a:prstGeom>
                  </pic:spPr>
                </pic:pic>
              </a:graphicData>
            </a:graphic>
          </wp:inline>
        </w:drawing>
      </w:r>
      <w:bookmarkStart w:id="14" w:name="_Toc67340972"/>
    </w:p>
    <w:p>
      <w:pPr>
        <w:pStyle w:val="8"/>
        <w:spacing w:before="120" w:after="120"/>
        <w:jc w:val="center"/>
        <w:rPr>
          <w:b/>
          <w:i w:val="0"/>
          <w:iCs w:val="0"/>
          <w:color w:val="auto"/>
          <w:sz w:val="22"/>
          <w:szCs w:val="22"/>
        </w:rPr>
      </w:pPr>
      <w:bookmarkStart w:id="15" w:name="_Toc67342121"/>
      <w:r>
        <w:rPr>
          <w:b/>
          <w:i w:val="0"/>
          <w:iCs w:val="0"/>
          <w:color w:val="auto"/>
          <w:sz w:val="22"/>
          <w:szCs w:val="22"/>
        </w:rPr>
        <w:t>Hình 2.1.</w:t>
      </w:r>
      <w:r>
        <w:rPr>
          <w:b/>
          <w:i w:val="0"/>
          <w:iCs w:val="0"/>
          <w:color w:val="auto"/>
          <w:sz w:val="22"/>
          <w:szCs w:val="22"/>
        </w:rPr>
        <w:fldChar w:fldCharType="begin"/>
      </w:r>
      <w:r>
        <w:rPr>
          <w:b/>
          <w:i w:val="0"/>
          <w:iCs w:val="0"/>
          <w:color w:val="auto"/>
          <w:sz w:val="22"/>
          <w:szCs w:val="22"/>
        </w:rPr>
        <w:instrText xml:space="preserve"> SEQ Hình_2.1. \* ARABIC </w:instrText>
      </w:r>
      <w:r>
        <w:rPr>
          <w:b/>
          <w:i w:val="0"/>
          <w:iCs w:val="0"/>
          <w:color w:val="auto"/>
          <w:sz w:val="22"/>
          <w:szCs w:val="22"/>
        </w:rPr>
        <w:fldChar w:fldCharType="separate"/>
      </w:r>
      <w:r>
        <w:rPr>
          <w:b/>
          <w:i w:val="0"/>
          <w:iCs w:val="0"/>
          <w:color w:val="auto"/>
          <w:sz w:val="22"/>
          <w:szCs w:val="22"/>
        </w:rPr>
        <w:t>1</w:t>
      </w:r>
      <w:r>
        <w:rPr>
          <w:b/>
          <w:i w:val="0"/>
          <w:iCs w:val="0"/>
          <w:color w:val="auto"/>
          <w:sz w:val="22"/>
          <w:szCs w:val="22"/>
        </w:rPr>
        <w:fldChar w:fldCharType="end"/>
      </w:r>
      <w:r>
        <w:rPr>
          <w:b/>
          <w:i w:val="0"/>
          <w:iCs w:val="0"/>
          <w:color w:val="auto"/>
          <w:sz w:val="22"/>
          <w:szCs w:val="22"/>
        </w:rPr>
        <w:t xml:space="preserve"> Một bộ nhớ RAM thực tế</w:t>
      </w:r>
      <w:bookmarkEnd w:id="15"/>
      <w:r>
        <w:rPr>
          <w:b/>
          <w:i w:val="0"/>
          <w:iCs w:val="0"/>
          <w:color w:val="auto"/>
          <w:sz w:val="22"/>
          <w:szCs w:val="22"/>
        </w:rPr>
        <w:t>[2]</w:t>
      </w:r>
    </w:p>
    <w:bookmarkEnd w:id="14"/>
    <w:p>
      <w:pPr>
        <w:spacing w:before="120" w:after="120" w:line="260" w:lineRule="auto"/>
        <w:ind w:firstLine="720"/>
        <w:jc w:val="both"/>
        <w:rPr>
          <w:sz w:val="24"/>
          <w:szCs w:val="24"/>
        </w:rPr>
      </w:pPr>
      <w:r>
        <w:rPr>
          <w:sz w:val="24"/>
          <w:szCs w:val="24"/>
        </w:rPr>
        <w:t>RAM là một loại bộ nhớ khả biến cho phép truy xuất đọc-ghi ngẫu nhiên đến bất kỳ vị trí nào trong bộ nhớ dựa theo địa chỉ bộ nhớ. Thông tin lưu trên RAM chỉ là tạm thời, chúng sẽ mất đi khi mất nguồn điện cung cấp[3].</w:t>
      </w:r>
    </w:p>
    <w:p>
      <w:pPr>
        <w:spacing w:before="120" w:after="120" w:line="260" w:lineRule="auto"/>
        <w:ind w:firstLine="720"/>
        <w:jc w:val="both"/>
        <w:rPr>
          <w:sz w:val="24"/>
          <w:szCs w:val="24"/>
        </w:rPr>
      </w:pPr>
      <w:r>
        <w:rPr>
          <w:sz w:val="24"/>
          <w:szCs w:val="24"/>
        </w:rPr>
        <w:t xml:space="preserve">RAM là bộ nhớ chính của máy tính và các hệ thống điều khiển, để lưu trữ các thông tin thay đổi đang sử dụng. Các hệ thống điều khiển còn sử dụng SRAM như làm một thiết bị lưu trữ thứ cấp (secondary storage). Khi cần thiết thì bố trí một pin nhỏ làm nguồn điện phụ để duy trì dữ liệu trong RAM. RAM có một đặc tính là thời gian thực hiện thao tác đọc hoặc ghi đối với mỗi ô nhớ là như nhau, cho dù đang ở bất kỳ vị trí nào trong bộ nhớ. Mỗi ô nhớ của RAM đều có một địa chỉ. Thông thường, mỗi ô nhớ là một byte (8 bit), tuy nhiên hệ thống lại có thể đọc ra hay ghi vào nhiều byte (2, 4, 8 byte) một lúc. </w:t>
      </w:r>
    </w:p>
    <w:p>
      <w:pPr>
        <w:spacing w:before="120" w:after="120" w:line="260" w:lineRule="auto"/>
        <w:ind w:firstLine="720"/>
        <w:jc w:val="both"/>
        <w:rPr>
          <w:sz w:val="24"/>
          <w:szCs w:val="24"/>
        </w:rPr>
      </w:pPr>
      <w:r>
        <w:rPr>
          <w:sz w:val="24"/>
          <w:szCs w:val="24"/>
        </w:rPr>
        <w:t xml:space="preserve">RAM khác biệt với các thiết bị bộ nhớ tuần tự (sequential memory device) chẳng hạn như các băng từ, CD-RW, DVD-RW, ổ đĩa cứng, trong đó bắt buộc phải tìm đến sector và đọc/ghi cả khối dữ liệu ở đó để truy xuất. RAM là thuật ngữ phân biệt tương đối theo ý </w:t>
      </w:r>
      <w:r>
        <w:rPr>
          <w:szCs w:val="26"/>
        </w:rPr>
        <w:t>nghĩa sử dụng, với</w:t>
      </w:r>
      <w:r>
        <w:rPr>
          <w:sz w:val="24"/>
          <w:szCs w:val="24"/>
        </w:rPr>
        <w:t>các chip nhớ truy xuất ngẫu nhiên là EEPROM (read-only memory) cấm hoặc hạn chế chiều ghi, và bộ nhớ flash được phép đọc/ghi[4].</w:t>
      </w:r>
      <w:bookmarkStart w:id="16" w:name="_Toc67343011"/>
    </w:p>
    <w:p>
      <w:pPr>
        <w:spacing w:before="120" w:after="120" w:line="260" w:lineRule="auto"/>
        <w:jc w:val="both"/>
        <w:rPr>
          <w:b/>
          <w:bCs/>
          <w:sz w:val="24"/>
          <w:szCs w:val="24"/>
        </w:rPr>
      </w:pPr>
      <w:bookmarkStart w:id="17" w:name="_Toc68207667"/>
      <w:r>
        <w:rPr>
          <w:b/>
          <w:bCs/>
          <w:sz w:val="24"/>
          <w:szCs w:val="24"/>
        </w:rPr>
        <w:t>2.1.2  Lịch sử phát triển của RAM</w:t>
      </w:r>
      <w:bookmarkEnd w:id="16"/>
      <w:bookmarkEnd w:id="17"/>
    </w:p>
    <w:p>
      <w:pPr>
        <w:spacing w:before="120" w:after="120"/>
        <w:ind w:firstLine="720"/>
        <w:jc w:val="both"/>
        <w:rPr>
          <w:sz w:val="24"/>
          <w:szCs w:val="24"/>
        </w:rPr>
      </w:pPr>
      <w:r>
        <w:rPr>
          <w:sz w:val="24"/>
          <w:szCs w:val="24"/>
        </w:rPr>
        <w:t xml:space="preserve">Chip RAM có mặt trên thị trường vào cuối những năm 1960, với sản phẩm DRAM là Intel 1103 công bố vào tháng 10 năm 1970[5]. Những chiếc laptop thế hệ đầu được sản xuất vào cuối những năm thập niên 90 được tích hợp bên trong chúng là SDRAM với tốc độ khá chậm và bộ nhớ rất ít. Hiện nay khó có thể còn được gặp loại RAM này nữa. Để cải thiện vấn đề tốc độ cũng như bộ nhớ của SDRAM, người ta bắt đầu nghiên cứu và sản xuất thế hệ RAM tiếp theo vào đầu những năm 2000 với tên gọi mới là DDR, đây cũng là nền móng cho các loại RAM hiện đại sau này. Tuy vậy tốc độ của RAM thế hệ này vẫn còn là rất chậm. Được sử dụng rộng rãi trên các Laptop từ đầu những năm 2000 đến cuối 2004, DDR SDRAM, thường được giới chuyên môn gọi tắt là "DDR". DDR SDRAM là cải tiến của bộ nhớ SDR với tốc độ truyền tải gấp đôi SDR nhờ vào việc truyền tải hai lần trong một chu kỳ bộ nhớ. </w:t>
      </w:r>
    </w:p>
    <w:p>
      <w:pPr>
        <w:spacing w:before="120" w:after="120"/>
        <w:ind w:firstLine="720"/>
        <w:jc w:val="both"/>
        <w:rPr>
          <w:sz w:val="24"/>
          <w:szCs w:val="24"/>
        </w:rPr>
      </w:pPr>
      <w:r>
        <w:rPr>
          <w:sz w:val="24"/>
          <w:szCs w:val="24"/>
        </w:rPr>
        <w:t xml:space="preserve">Vào những năm tiếp theo, với sự xuất hiện của các thế hệ máy tính mới hơn, đi kèm với các hệ điều hành có giao diện thân thiện hơn với người dùng, một trong số đó là Windows XP ra đời vào năm 2003. Với sự xuất hiện của các giao diện "nhiều màu sắc" và "mượt" hơn so với thế hệ trước do đó RAM cũng đòi hỏi nhanh hơn và có bộ nhớ lớn hơn. DDR dường như đã quá sức sau khoảng vài năm phục vụ, vì thế người ta nghĩ đến việc thay thế nó bằng thế hệ tiếp theo DDR2 có tốc độ nhanh hơn và bộ nhớ lớn hơn khá nhiều, đồng thời cũng tiết kiệm năng lượng hơn so với DDR. Hiện tại còn có thể tìm thấy DDR2 với bộ nhớ đến 4GB. RAM DDR2 được sử dụng khá nhiều, chúng xuất hiện trên các dòng Laptop sản xuất từ cuối năm 2003 đến cuối năm 2009. </w:t>
      </w:r>
    </w:p>
    <w:p>
      <w:pPr>
        <w:spacing w:before="120" w:after="120"/>
        <w:ind w:firstLine="720"/>
        <w:jc w:val="both"/>
        <w:rPr>
          <w:sz w:val="24"/>
          <w:szCs w:val="24"/>
        </w:rPr>
      </w:pPr>
      <w:r>
        <w:rPr>
          <w:sz w:val="24"/>
          <w:szCs w:val="24"/>
        </w:rPr>
        <w:t xml:space="preserve">Vào năm 2007 cùng với sự ra đời của thế hệ HĐH mới như Windows Vista, Mac OS X Leopard, người ta bắt đầu sản xuất thế hệ RAM tiếp theo của DDR2 là DDR3 với tốc độ rất nhanh và bộ nhớ lớn đồng thời tiết kiệm năng lượng hơn 30% so với thế hệ DDR2. Đây cũng là loại RAM được sử dụng rộng rãi, phổ biến trên Laptop hiện nay với bộ nhớ lớn lên đến 16GB/thanh. Tuy xuất hiện sớm nhưng mãi đến cuối năm 2009 thì DDR3 mới bắt đầu xuất hiện rộng rãi trên Laptop. Bên cạnh sự xuất hiện của DDR3 người ta còn thấy DDR3L. Đây là kết quả hợp tác của Kingston và Intel trong việc phát triển dòng bộ nhớ tiết kiệm điện năng. Chữ L ở đây có nghĩa là Low ám chỉ đây là loại RAM DDR3 nhưng sử dụng ít năng lượng hơn. Loại RAM này thường được sản xuất cho các thiết bị cụ thể vì chúng sử dụng điện thế 1,35V thay vì 1,5V như các loại RAM thông thường. Đây là loại RAM đặc biệt được thiết kế cho các hệ thống máy chủ, các trung tâm dữ liệu và trên một số dòng Laptop cao cấp nhằm tăng thời gian sử dụng pin. </w:t>
      </w:r>
    </w:p>
    <w:p>
      <w:pPr>
        <w:spacing w:before="120" w:after="120"/>
        <w:ind w:firstLine="720"/>
        <w:jc w:val="both"/>
        <w:rPr>
          <w:sz w:val="24"/>
          <w:szCs w:val="24"/>
        </w:rPr>
      </w:pPr>
      <w:r>
        <w:rPr>
          <w:sz w:val="24"/>
          <w:szCs w:val="24"/>
        </w:rPr>
        <w:t>Khi RAM DDR3 vừa tròn 8 năm tuổi đời thì DDR4 cũng được ra mắt. Những thay đổi đáng chú ý nhất của DDR4 so với người tiền nhiệm DDR3 gồm: gia tăng số tuỳ chọn xung nhịp (clock) và chu kỳ (timing), giảm điện năng tiêu thụ (power saving) và giảm độ trễ (latency). Hiện tại, DDR3 đang được giới hạn chủ yếu ở 4 mức xung nhịp 1333, 1600 và 1866 MHz. Mức 2133 MHz đang là mức giới hạn xung nhịp về lý thuyết cho DDR3, trong khi các mức 800 MHz và 1066 MHz giờ đã không còn được tiếp tục sản xuất. Tháng 11 năm 2018, SK Hynix đã trình làng module DDR5 16GB đầu tiên trên thế giới, hứa hẹn về sự xuất hiện của loại DRAM đang trong quá trình nghiên cứu này.</w:t>
      </w:r>
    </w:p>
    <w:p>
      <w:pPr>
        <w:pStyle w:val="4"/>
        <w:spacing w:before="120" w:after="120"/>
        <w:rPr>
          <w:rFonts w:ascii="Times New Roman" w:hAnsi="Times New Roman" w:cs="Times New Roman"/>
          <w:b/>
          <w:bCs/>
        </w:rPr>
      </w:pPr>
      <w:bookmarkStart w:id="18" w:name="_Toc67343012"/>
      <w:bookmarkStart w:id="19" w:name="_Toc68207668"/>
      <w:r>
        <w:rPr>
          <w:rFonts w:ascii="Times New Roman" w:hAnsi="Times New Roman" w:cs="Times New Roman"/>
          <w:b/>
          <w:bCs/>
          <w:color w:val="auto"/>
        </w:rPr>
        <w:t>2.1.3   Đặc trưng và phân loại</w:t>
      </w:r>
      <w:bookmarkEnd w:id="18"/>
      <w:bookmarkEnd w:id="19"/>
      <w:r>
        <w:rPr>
          <w:rFonts w:ascii="Times New Roman" w:hAnsi="Times New Roman" w:cs="Times New Roman"/>
          <w:b/>
          <w:bCs/>
          <w:color w:val="auto"/>
        </w:rPr>
        <w:t xml:space="preserve"> </w:t>
      </w:r>
    </w:p>
    <w:p>
      <w:pPr>
        <w:spacing w:before="120" w:after="120"/>
        <w:jc w:val="both"/>
        <w:rPr>
          <w:sz w:val="24"/>
          <w:szCs w:val="24"/>
        </w:rPr>
      </w:pPr>
      <w:r>
        <w:rPr>
          <w:sz w:val="24"/>
          <w:szCs w:val="24"/>
        </w:rPr>
        <w:t xml:space="preserve">Bộ nhớ RAM có 4 đặc trưng sau: </w:t>
      </w:r>
    </w:p>
    <w:p>
      <w:pPr>
        <w:numPr>
          <w:ilvl w:val="0"/>
          <w:numId w:val="4"/>
        </w:numPr>
        <w:spacing w:before="120" w:after="120" w:line="240" w:lineRule="auto"/>
        <w:ind w:left="840" w:hanging="420"/>
        <w:jc w:val="both"/>
        <w:rPr>
          <w:sz w:val="24"/>
          <w:szCs w:val="24"/>
        </w:rPr>
      </w:pPr>
      <w:r>
        <w:rPr>
          <w:sz w:val="24"/>
          <w:szCs w:val="24"/>
        </w:rPr>
        <w:t>Dung lượng bộ nhớ: Tổng số byte của bộ nhớ (nếu tính theo byte) hoặc là tổng số bit trong bộ nhớ nếu tính theo bit.</w:t>
      </w:r>
    </w:p>
    <w:p>
      <w:pPr>
        <w:numPr>
          <w:ilvl w:val="0"/>
          <w:numId w:val="4"/>
        </w:numPr>
        <w:spacing w:before="120" w:after="120" w:line="240" w:lineRule="auto"/>
        <w:ind w:left="840" w:hanging="420"/>
        <w:jc w:val="both"/>
        <w:rPr>
          <w:sz w:val="24"/>
          <w:szCs w:val="24"/>
        </w:rPr>
      </w:pPr>
      <w:r>
        <w:rPr>
          <w:sz w:val="24"/>
          <w:szCs w:val="24"/>
        </w:rPr>
        <w:t>Tổ chức bộ nhớ: Số ô nhớ và số bit cho mỗi ô nhớ.</w:t>
      </w:r>
    </w:p>
    <w:p>
      <w:pPr>
        <w:numPr>
          <w:ilvl w:val="0"/>
          <w:numId w:val="4"/>
        </w:numPr>
        <w:spacing w:before="120" w:after="120" w:line="240" w:lineRule="auto"/>
        <w:ind w:left="840" w:hanging="420"/>
        <w:jc w:val="both"/>
        <w:rPr>
          <w:sz w:val="24"/>
          <w:szCs w:val="24"/>
        </w:rPr>
      </w:pPr>
      <w:r>
        <w:rPr>
          <w:sz w:val="24"/>
          <w:szCs w:val="24"/>
        </w:rPr>
        <w:t>Thời gian thâm nhập: Thời gian từ lúc đưa ra địa chỉ của ô nhớ đến lúc đọc được nội dung của ô nhớ đó.</w:t>
      </w:r>
    </w:p>
    <w:p>
      <w:pPr>
        <w:numPr>
          <w:ilvl w:val="0"/>
          <w:numId w:val="4"/>
        </w:numPr>
        <w:spacing w:before="120" w:after="120" w:line="240" w:lineRule="auto"/>
        <w:ind w:left="840" w:hanging="420"/>
        <w:jc w:val="both"/>
        <w:rPr>
          <w:sz w:val="24"/>
          <w:szCs w:val="24"/>
        </w:rPr>
      </w:pPr>
      <w:r>
        <w:rPr>
          <w:sz w:val="24"/>
          <w:szCs w:val="24"/>
        </w:rPr>
        <w:t>Chu kỳ bộ nhớ: Thời gian giữa hai lần liên tiếp thâm nhập bộ nhớ.</w:t>
      </w:r>
    </w:p>
    <w:p>
      <w:pPr>
        <w:spacing w:before="120" w:after="120"/>
        <w:jc w:val="both"/>
        <w:rPr>
          <w:sz w:val="24"/>
          <w:szCs w:val="24"/>
        </w:rPr>
      </w:pPr>
      <w:r>
        <w:rPr>
          <w:sz w:val="24"/>
          <w:szCs w:val="24"/>
        </w:rPr>
        <w:t>Tùy theo công nghệ chế tạo,RAM được chia làm hai loại:</w:t>
      </w:r>
    </w:p>
    <w:p>
      <w:pPr>
        <w:numPr>
          <w:ilvl w:val="0"/>
          <w:numId w:val="4"/>
        </w:numPr>
        <w:spacing w:before="120" w:after="120" w:line="240" w:lineRule="auto"/>
        <w:ind w:left="840" w:hanging="420"/>
        <w:jc w:val="both"/>
        <w:rPr>
          <w:sz w:val="24"/>
          <w:szCs w:val="24"/>
        </w:rPr>
      </w:pPr>
      <w:r>
        <w:rPr>
          <w:sz w:val="24"/>
          <w:szCs w:val="24"/>
        </w:rPr>
        <w:t xml:space="preserve">   RAM tĩnh (SRAM) được chế tạo theo công nghệ ECL (dùng trong CMOS và BiCMOS). Mỗi bit nhớ gồm có các cổng logic với 6 transistor MOS. SRAM là bộ nhớ nhanh, việc đọc không làm hủy nội dung của ô nhớ và thời gian thâm nhập bằng chu kỳ của bộ nhớ. Nhưng SRAM là một nơi lưu trữ các tập tin của CMOS dùng cho việc khởi động máy.</w:t>
      </w:r>
    </w:p>
    <w:p>
      <w:pPr>
        <w:numPr>
          <w:ilvl w:val="0"/>
          <w:numId w:val="4"/>
        </w:numPr>
        <w:spacing w:before="120" w:after="120" w:line="240" w:lineRule="auto"/>
        <w:ind w:left="840" w:hanging="420"/>
        <w:jc w:val="both"/>
        <w:rPr>
          <w:sz w:val="24"/>
          <w:szCs w:val="24"/>
        </w:rPr>
      </w:pPr>
      <w:r>
        <w:rPr>
          <w:sz w:val="24"/>
          <w:szCs w:val="24"/>
        </w:rPr>
        <w:t xml:space="preserve">   RAM động (DRAM) dùng kỹ thuật MOS. Mỗi bit nhớ gồm một transistor và một tụ điện. Việc ghi nhớ dữ liệu dựa vào việc duy trì điện tích nạp vào tụ điện và như vậy việc đọc một bit nhớ làm nội dung bit này bị hủy. Do vậy sau mỗi lần đọc một ô nhớ, bộ phận điều khiển bộ nhớ phải viết lại nội dung ô nhớ đó. Chu kỳ bộ nhớ cũng theo đó mà ít nhất là gấp đôi thời gian thâm nhập ô nhớ. Việc lưu giữ thông tin trong bit nhớ chỉ là tạm thời vì tụ điện sẽ phóng hết điện tích đã nạp và như vậy phải làm tươi bộ nhớ sau khoảng thời gian 2μs. Việc làm tươi được thực hiện với tất cả các ô nhớ trong bộ nhớ. Công việc này được thực hiện tự động bởi một vi mạch bộ nhớ. Bộ nhớ DRAM chậm nhưng rẻ tiền hơn SRAM.</w:t>
      </w:r>
    </w:p>
    <w:p>
      <w:pPr>
        <w:spacing w:before="120" w:after="120" w:line="240" w:lineRule="auto"/>
        <w:jc w:val="both"/>
        <w:rPr>
          <w:sz w:val="24"/>
          <w:szCs w:val="24"/>
        </w:rPr>
      </w:pPr>
      <w:r>
        <w:rPr>
          <w:sz w:val="24"/>
          <w:szCs w:val="24"/>
        </w:rPr>
        <w:t>Các loại DRAM:</w:t>
      </w:r>
    </w:p>
    <w:p>
      <w:pPr>
        <w:numPr>
          <w:ilvl w:val="0"/>
          <w:numId w:val="5"/>
        </w:numPr>
        <w:spacing w:before="120" w:after="120" w:line="240" w:lineRule="auto"/>
        <w:ind w:left="1260" w:hanging="420"/>
        <w:jc w:val="both"/>
        <w:rPr>
          <w:sz w:val="24"/>
          <w:szCs w:val="24"/>
        </w:rPr>
      </w:pPr>
      <w:r>
        <w:rPr>
          <w:sz w:val="24"/>
          <w:szCs w:val="24"/>
        </w:rPr>
        <w:t xml:space="preserve">SDRAM được gọi là DRAM đồng bộ. SDRAM gồm 3 phân loại: SDR, DDR, DDR2,DDR3 và DDR4. </w:t>
      </w:r>
    </w:p>
    <w:p>
      <w:pPr>
        <w:numPr>
          <w:ilvl w:val="0"/>
          <w:numId w:val="5"/>
        </w:numPr>
        <w:spacing w:before="120" w:after="120" w:line="240" w:lineRule="auto"/>
        <w:ind w:left="1260" w:hanging="420"/>
        <w:jc w:val="both"/>
        <w:rPr>
          <w:sz w:val="24"/>
          <w:szCs w:val="24"/>
        </w:rPr>
      </w:pPr>
      <w:r>
        <w:rPr>
          <w:sz w:val="24"/>
          <w:szCs w:val="24"/>
        </w:rPr>
        <w:t xml:space="preserve">SDR SDRAM thường được gọi tắt là "SDR". Có 168 chân. Được dùng trong các máy vi tính cũ, bus speed chạy cùng vận tốc với clock speed của memory chip. </w:t>
      </w:r>
    </w:p>
    <w:p>
      <w:pPr>
        <w:numPr>
          <w:ilvl w:val="0"/>
          <w:numId w:val="5"/>
        </w:numPr>
        <w:spacing w:before="120" w:after="120" w:line="240" w:lineRule="auto"/>
        <w:ind w:left="1260" w:hanging="420"/>
        <w:jc w:val="both"/>
        <w:rPr>
          <w:sz w:val="24"/>
          <w:szCs w:val="24"/>
        </w:rPr>
      </w:pPr>
      <w:r>
        <w:rPr>
          <w:sz w:val="24"/>
          <w:szCs w:val="24"/>
        </w:rPr>
        <w:t>DDR SDRAM  thường được gọi tắt là "DDR". Có 184 chân. DDR SDRAM là cải tiến của bộ nhớ SDR với tốc độ truyền tải gấp đôi SDR nhờ vào việc truyền tải hai lần trong một chu kỳ bộ nhớ.</w:t>
      </w:r>
    </w:p>
    <w:p>
      <w:pPr>
        <w:numPr>
          <w:ilvl w:val="0"/>
          <w:numId w:val="5"/>
        </w:numPr>
        <w:spacing w:before="120" w:after="120" w:line="240" w:lineRule="auto"/>
        <w:ind w:left="1260" w:hanging="420"/>
        <w:jc w:val="both"/>
        <w:rPr>
          <w:sz w:val="24"/>
          <w:szCs w:val="24"/>
        </w:rPr>
      </w:pPr>
      <w:r>
        <w:rPr>
          <w:sz w:val="24"/>
          <w:szCs w:val="24"/>
        </w:rPr>
        <w:t xml:space="preserve">DDR2 SDRAM (Double Data Rate 2 SDRAM), Thường được gọi tắt là "DDR2". Là thế hệ thứ hai của DDR với 240 chân, lợi thế lớn nhất của nó so với DDR là có bus speed cao gấp đôi clock speed. </w:t>
      </w:r>
    </w:p>
    <w:p>
      <w:pPr>
        <w:numPr>
          <w:ilvl w:val="0"/>
          <w:numId w:val="6"/>
        </w:numPr>
        <w:spacing w:before="120" w:after="120" w:line="240" w:lineRule="auto"/>
        <w:ind w:left="1253" w:hanging="418"/>
        <w:jc w:val="both"/>
        <w:rPr>
          <w:sz w:val="24"/>
          <w:szCs w:val="24"/>
        </w:rPr>
      </w:pPr>
      <w:r>
        <w:rPr>
          <w:sz w:val="24"/>
          <w:szCs w:val="24"/>
        </w:rPr>
        <w:t>DDR3 SDRAM có tốc độ bus 800/1066/1333/1600 Mhz, số bit dữ liệu là 64, điện thế là 1.5v, tổng số pin là 240.</w:t>
      </w:r>
    </w:p>
    <w:p>
      <w:pPr>
        <w:numPr>
          <w:ilvl w:val="0"/>
          <w:numId w:val="6"/>
        </w:numPr>
        <w:spacing w:before="120" w:after="120" w:line="240" w:lineRule="auto"/>
        <w:ind w:left="1253" w:hanging="418"/>
        <w:jc w:val="both"/>
        <w:rPr>
          <w:sz w:val="24"/>
          <w:szCs w:val="24"/>
        </w:rPr>
      </w:pPr>
      <w:r>
        <w:rPr>
          <w:sz w:val="24"/>
          <w:szCs w:val="24"/>
        </w:rPr>
        <w:t>RDRAM thường được gọi tắt là "Rambus". Đây là một loại DRAM được thiết kế kỹ thuật hoàn toàn mới so với kỹ thuật SDRAM. RDRAM hoạt động đồng bộ theo một hệ thống lặp và truyền dữ liệu theo một hướng. Một kênh bộ nhớ RDRAM có thể hỗ trợ đến 32 chip DRAM. Mỗi chip được ghép nối tuần tự trên một module gọi là RIMM nhưng việc truyền dữ liệu được thực hiện giữa các mạch điều khiển và từng chip riêng biệt chứ không truyền giữa các chip với nhau. Bus bộ nhớ RDRAM là đường dẫn liên tục đi qua các chip và module trên bus, mỗi module có các chân vào và ra trên các đầu đối diện. Do đó, nếu các khe cắm không chứa RIMM sẽ phải gắn một module liên tục để đảm bảo đường truyền được nối liền. Tốc độ Rambus đạt từ 400-800 MHz. Rambus tuy không nhanh hơn nhiều so với SDRAM nhưng lại đắt hơn rất nhiều nên có rất ít người dùng. RDRAM phải cắm thành cặp và ở những khe trống phải cắm những thanh RAM giả (còn gọi là C-RIMM) cho đủ.</w:t>
      </w:r>
    </w:p>
    <w:p>
      <w:pPr>
        <w:numPr>
          <w:ilvl w:val="0"/>
          <w:numId w:val="6"/>
        </w:numPr>
        <w:spacing w:before="120" w:after="120" w:line="240" w:lineRule="auto"/>
        <w:ind w:left="1253" w:hanging="418"/>
        <w:jc w:val="both"/>
        <w:rPr>
          <w:sz w:val="24"/>
          <w:szCs w:val="24"/>
        </w:rPr>
      </w:pPr>
      <w:r>
        <w:rPr>
          <w:sz w:val="24"/>
          <w:szCs w:val="24"/>
        </w:rPr>
        <w:t>LPDDR là loại DRAM có điện năng thấp. Được đóng gói dưới dạng BGA (chân bi), loại DRAM này thường được sử dụng trên các loại điện thoại thông minh, máy tính bảng, laptop siêu mỏng….</w:t>
      </w:r>
    </w:p>
    <w:p>
      <w:pPr>
        <w:pStyle w:val="3"/>
        <w:spacing w:before="120" w:after="120" w:line="260" w:lineRule="auto"/>
        <w:rPr>
          <w:rFonts w:ascii="Times New Roman" w:hAnsi="Times New Roman" w:cs="Times New Roman"/>
          <w:b/>
          <w:bCs/>
          <w:color w:val="auto"/>
          <w:sz w:val="24"/>
          <w:szCs w:val="24"/>
        </w:rPr>
      </w:pPr>
      <w:bookmarkStart w:id="20" w:name="_Toc67343013"/>
      <w:bookmarkStart w:id="21" w:name="_Toc68207669"/>
      <w:r>
        <w:rPr>
          <w:rFonts w:ascii="Times New Roman" w:hAnsi="Times New Roman" w:cs="Times New Roman"/>
          <w:b/>
          <w:bCs/>
          <w:color w:val="auto"/>
          <w:sz w:val="24"/>
          <w:szCs w:val="24"/>
        </w:rPr>
        <w:t>2.2  SRAM</w:t>
      </w:r>
      <w:bookmarkEnd w:id="20"/>
      <w:bookmarkEnd w:id="21"/>
    </w:p>
    <w:p>
      <w:pPr>
        <w:pStyle w:val="4"/>
        <w:spacing w:before="120" w:after="120" w:line="260" w:lineRule="auto"/>
        <w:rPr>
          <w:rFonts w:ascii="Times New Roman" w:hAnsi="Times New Roman" w:cs="Times New Roman"/>
          <w:b/>
          <w:bCs/>
          <w:color w:val="auto"/>
        </w:rPr>
      </w:pPr>
      <w:bookmarkStart w:id="22" w:name="_Toc67343014"/>
      <w:bookmarkStart w:id="23" w:name="_Toc68207670"/>
      <w:r>
        <w:rPr>
          <w:rFonts w:ascii="Times New Roman" w:hAnsi="Times New Roman" w:cs="Times New Roman"/>
          <w:b/>
          <w:bCs/>
          <w:color w:val="auto"/>
        </w:rPr>
        <w:t>2.2.1 Định nghĩa</w:t>
      </w:r>
      <w:bookmarkEnd w:id="22"/>
      <w:bookmarkEnd w:id="23"/>
    </w:p>
    <w:p>
      <w:pPr>
        <w:keepNext/>
        <w:spacing w:before="120" w:after="120"/>
        <w:ind w:left="720"/>
        <w:jc w:val="center"/>
        <w:rPr>
          <w:sz w:val="24"/>
          <w:szCs w:val="24"/>
        </w:rPr>
      </w:pPr>
      <w:r>
        <w:rPr>
          <w:b/>
          <w:bCs/>
          <w:sz w:val="24"/>
          <w:szCs w:val="24"/>
        </w:rPr>
        <w:drawing>
          <wp:inline distT="0" distB="0" distL="114300" distR="114300">
            <wp:extent cx="5013960" cy="4312920"/>
            <wp:effectExtent l="0" t="0" r="0" b="0"/>
            <wp:docPr id="4" name="Picture 4" descr="s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ram"/>
                    <pic:cNvPicPr>
                      <a:picLocks noChangeAspect="1"/>
                    </pic:cNvPicPr>
                  </pic:nvPicPr>
                  <pic:blipFill>
                    <a:blip r:embed="rId17"/>
                    <a:stretch>
                      <a:fillRect/>
                    </a:stretch>
                  </pic:blipFill>
                  <pic:spPr>
                    <a:xfrm>
                      <a:off x="0" y="0"/>
                      <a:ext cx="5013960" cy="4312920"/>
                    </a:xfrm>
                    <a:prstGeom prst="rect">
                      <a:avLst/>
                    </a:prstGeom>
                  </pic:spPr>
                </pic:pic>
              </a:graphicData>
            </a:graphic>
          </wp:inline>
        </w:drawing>
      </w:r>
    </w:p>
    <w:p>
      <w:pPr>
        <w:pStyle w:val="8"/>
        <w:spacing w:before="120" w:after="120"/>
        <w:jc w:val="center"/>
        <w:rPr>
          <w:b/>
          <w:color w:val="auto"/>
          <w:sz w:val="22"/>
          <w:szCs w:val="22"/>
        </w:rPr>
      </w:pPr>
      <w:bookmarkStart w:id="24" w:name="_Toc67342193"/>
      <w:r>
        <w:rPr>
          <w:b/>
          <w:i w:val="0"/>
          <w:iCs w:val="0"/>
          <w:color w:val="auto"/>
          <w:sz w:val="22"/>
          <w:szCs w:val="22"/>
        </w:rPr>
        <w:t xml:space="preserve">Hình 2.2. </w:t>
      </w:r>
      <w:r>
        <w:rPr>
          <w:b/>
          <w:i w:val="0"/>
          <w:iCs w:val="0"/>
          <w:color w:val="auto"/>
          <w:sz w:val="22"/>
          <w:szCs w:val="22"/>
        </w:rPr>
        <w:fldChar w:fldCharType="begin"/>
      </w:r>
      <w:r>
        <w:rPr>
          <w:b/>
          <w:i w:val="0"/>
          <w:iCs w:val="0"/>
          <w:color w:val="auto"/>
          <w:sz w:val="22"/>
          <w:szCs w:val="22"/>
        </w:rPr>
        <w:instrText xml:space="preserve"> SEQ Hình_2.2. \* ARABIC </w:instrText>
      </w:r>
      <w:r>
        <w:rPr>
          <w:b/>
          <w:i w:val="0"/>
          <w:iCs w:val="0"/>
          <w:color w:val="auto"/>
          <w:sz w:val="22"/>
          <w:szCs w:val="22"/>
        </w:rPr>
        <w:fldChar w:fldCharType="separate"/>
      </w:r>
      <w:r>
        <w:rPr>
          <w:b/>
          <w:i w:val="0"/>
          <w:iCs w:val="0"/>
          <w:color w:val="auto"/>
          <w:sz w:val="22"/>
          <w:szCs w:val="22"/>
        </w:rPr>
        <w:t>1</w:t>
      </w:r>
      <w:r>
        <w:rPr>
          <w:b/>
          <w:i w:val="0"/>
          <w:iCs w:val="0"/>
          <w:color w:val="auto"/>
          <w:sz w:val="22"/>
          <w:szCs w:val="22"/>
        </w:rPr>
        <w:fldChar w:fldCharType="end"/>
      </w:r>
      <w:r>
        <w:rPr>
          <w:b/>
          <w:i w:val="0"/>
          <w:iCs w:val="0"/>
          <w:color w:val="auto"/>
          <w:sz w:val="22"/>
          <w:szCs w:val="22"/>
        </w:rPr>
        <w:t xml:space="preserve"> Cấu trúc bộ nhớ SRAM</w:t>
      </w:r>
      <w:bookmarkEnd w:id="24"/>
      <w:r>
        <w:rPr>
          <w:b/>
          <w:i w:val="0"/>
          <w:iCs w:val="0"/>
          <w:color w:val="auto"/>
          <w:sz w:val="22"/>
          <w:szCs w:val="22"/>
        </w:rPr>
        <w:t>[1]</w:t>
      </w:r>
    </w:p>
    <w:p>
      <w:pPr>
        <w:spacing w:before="120" w:after="120"/>
        <w:ind w:firstLine="720"/>
        <w:jc w:val="both"/>
        <w:rPr>
          <w:rFonts w:eastAsia="SimSun"/>
          <w:sz w:val="24"/>
          <w:szCs w:val="24"/>
          <w:shd w:val="clear" w:color="auto" w:fill="FFFFFF"/>
        </w:rPr>
      </w:pPr>
      <w:r>
        <w:rPr>
          <w:rFonts w:eastAsia="SimSun"/>
          <w:sz w:val="24"/>
          <w:szCs w:val="24"/>
          <w:shd w:val="clear" w:color="auto" w:fill="FFFFFF"/>
        </w:rPr>
        <w:t>SRAM là một loại bộ nhớ truy cập ngẫu nhiên (RAM) sử dụng mạch chốt (flip-flop) để lưu trữ từng bit. SRAM là bộ nhớ dễ bay hơi ; dữ liệu bị mất khi ngắt nguồn.</w:t>
      </w:r>
    </w:p>
    <w:p>
      <w:pPr>
        <w:spacing w:before="120" w:after="120"/>
        <w:ind w:firstLine="720"/>
        <w:jc w:val="both"/>
        <w:rPr>
          <w:rFonts w:eastAsia="SimSun"/>
          <w:sz w:val="24"/>
          <w:szCs w:val="24"/>
          <w:shd w:val="clear" w:color="auto" w:fill="FFFFFF"/>
        </w:rPr>
      </w:pPr>
      <w:r>
        <w:rPr>
          <w:rFonts w:eastAsia="SimSun"/>
          <w:sz w:val="24"/>
          <w:szCs w:val="24"/>
          <w:shd w:val="clear" w:color="auto" w:fill="FFFFFF"/>
        </w:rPr>
        <w:t>SRAM lưu giữ các bit dữ liệu trong bộ nhớ miễn là nguồn điện được cung cấp đầy đủ. Không giống như DRAM, lưu bit dữ liệu trong các pin chứa tụ điện và bóng bán dẫn, SRAM không cần phải làm tươi theo định kỳ.</w:t>
      </w:r>
    </w:p>
    <w:p>
      <w:pPr>
        <w:spacing w:before="120" w:after="120"/>
        <w:ind w:firstLine="720"/>
        <w:jc w:val="both"/>
        <w:rPr>
          <w:rFonts w:eastAsia="SimSun"/>
          <w:sz w:val="24"/>
          <w:szCs w:val="24"/>
          <w:shd w:val="clear" w:color="auto" w:fill="FFFFFF"/>
        </w:rPr>
      </w:pPr>
      <w:r>
        <w:rPr>
          <w:rFonts w:eastAsia="SimSun"/>
          <w:sz w:val="24"/>
          <w:szCs w:val="24"/>
          <w:shd w:val="clear" w:color="auto" w:fill="FFFFFF"/>
        </w:rPr>
        <w:t>SRAM chỉ chứa bóng bán dẫn và biến tần, dữ liệu được đưa vào SRAM với sự trợ giúp của bitline và được chuyển tiếp bởi wordline. Biến tần được sử dụng để tạo feedback, dùng làm đầu vào cho các bóng bán dẫn, nhờ đó SRAM không cần phải làm mới hàng nghìn lần trong một chu kỳ như DRAM. Nhưng trong một bit bộ nhớ có 6 bóng bán dẫn của SRAM khiến cho nó khá cồng kềnh và đòi hỏi nhiều không gian hơn DRAM (1 bit bộ nhớ chỉ có 1 bóng bán dẫn của DRAM). Điện năng mà SRAM cần cũng nhiều hơn DRAM vì nó cần vận hành 6 bóng bán dẫn (thay vì 1 bóng như DRAM).</w:t>
      </w:r>
    </w:p>
    <w:p>
      <w:pPr>
        <w:spacing w:before="120" w:after="120"/>
        <w:ind w:firstLine="720"/>
        <w:jc w:val="both"/>
        <w:rPr>
          <w:rFonts w:eastAsia="SimSun"/>
          <w:sz w:val="24"/>
          <w:szCs w:val="24"/>
          <w:shd w:val="clear" w:color="auto" w:fill="FFFFFF"/>
        </w:rPr>
      </w:pPr>
      <w:r>
        <w:rPr>
          <w:rFonts w:eastAsia="SimSun"/>
          <w:sz w:val="24"/>
          <w:szCs w:val="24"/>
          <w:shd w:val="clear" w:color="auto" w:fill="FFFFFF"/>
        </w:rPr>
        <w:t>SRAM nhanh hơn và đắt hơn DRAM, nó thường được sử dụng bên trong CPU. Do tốc độ cao, SRAM cũng được sử dụng như bộ nhớ cache và bộ nhớ chính trong các máy chủ để có hiệu năng tốt nhất.</w:t>
      </w:r>
    </w:p>
    <w:p>
      <w:pPr>
        <w:pStyle w:val="4"/>
        <w:spacing w:before="120" w:after="120"/>
        <w:rPr>
          <w:rFonts w:ascii="Times New Roman" w:hAnsi="Times New Roman" w:eastAsia="SimSun" w:cs="Times New Roman"/>
          <w:color w:val="auto"/>
          <w:shd w:val="clear" w:color="auto" w:fill="FFFFFF"/>
        </w:rPr>
      </w:pPr>
      <w:bookmarkStart w:id="25" w:name="_Toc67343015"/>
      <w:bookmarkStart w:id="26" w:name="_Toc68207671"/>
      <w:r>
        <w:rPr>
          <w:rFonts w:ascii="Times New Roman" w:hAnsi="Times New Roman" w:eastAsia="SimSun" w:cs="Times New Roman"/>
          <w:b/>
          <w:bCs/>
          <w:color w:val="auto"/>
          <w:shd w:val="clear" w:color="auto" w:fill="FFFFFF"/>
        </w:rPr>
        <w:t>2.2.2 Ưu điểm của SRAM so với DRAM</w:t>
      </w:r>
      <w:bookmarkEnd w:id="25"/>
      <w:bookmarkEnd w:id="26"/>
    </w:p>
    <w:p>
      <w:pPr>
        <w:numPr>
          <w:ilvl w:val="0"/>
          <w:numId w:val="7"/>
        </w:numPr>
        <w:spacing w:before="120" w:after="120" w:line="240" w:lineRule="auto"/>
        <w:jc w:val="both"/>
        <w:rPr>
          <w:rFonts w:eastAsia="SimSun"/>
          <w:sz w:val="24"/>
          <w:szCs w:val="24"/>
          <w:shd w:val="clear" w:color="auto" w:fill="FFFFFF"/>
        </w:rPr>
      </w:pPr>
      <w:r>
        <w:rPr>
          <w:rFonts w:eastAsia="SimSun"/>
          <w:sz w:val="24"/>
          <w:szCs w:val="24"/>
          <w:shd w:val="clear" w:color="auto" w:fill="FFFFFF"/>
        </w:rPr>
        <w:t>Tốc độ: SRAM là bộ nhớ trên chip có thời gian truy cập nhỏ. Trong khi DRAM là bộ nhớ ngoài chip có thời gian truy cập lớn. Vì vậy, SRAM nhanh hơn DRAM.</w:t>
      </w:r>
    </w:p>
    <w:p>
      <w:pPr>
        <w:numPr>
          <w:ilvl w:val="0"/>
          <w:numId w:val="7"/>
        </w:numPr>
        <w:spacing w:before="120" w:after="120" w:line="240" w:lineRule="auto"/>
        <w:jc w:val="both"/>
        <w:rPr>
          <w:rFonts w:eastAsia="SimSun"/>
          <w:sz w:val="24"/>
          <w:szCs w:val="24"/>
          <w:shd w:val="clear" w:color="auto" w:fill="FFFFFF"/>
        </w:rPr>
      </w:pPr>
      <w:r>
        <w:rPr>
          <w:rFonts w:eastAsia="SimSun"/>
          <w:sz w:val="24"/>
          <w:szCs w:val="24"/>
          <w:shd w:val="clear" w:color="auto" w:fill="FFFFFF"/>
        </w:rPr>
        <w:t>Giá cả: SRAM là đắt tiền hơn DRAM. Vì DRAM có sẵn trong dung lượng lưu trữ lớn hơn trong khi SRAM có kích thước nhỏ hơn.</w:t>
      </w:r>
    </w:p>
    <w:p>
      <w:pPr>
        <w:numPr>
          <w:ilvl w:val="0"/>
          <w:numId w:val="7"/>
        </w:numPr>
        <w:spacing w:before="120" w:after="120" w:line="240" w:lineRule="auto"/>
        <w:jc w:val="both"/>
        <w:rPr>
          <w:rFonts w:eastAsia="SimSun"/>
          <w:sz w:val="24"/>
          <w:szCs w:val="24"/>
          <w:shd w:val="clear" w:color="auto" w:fill="FFFFFF"/>
        </w:rPr>
      </w:pPr>
      <w:r>
        <w:rPr>
          <w:rFonts w:eastAsia="SimSun"/>
          <w:sz w:val="24"/>
          <w:szCs w:val="24"/>
          <w:shd w:val="clear" w:color="auto" w:fill="FFFFFF"/>
        </w:rPr>
        <w:t>Chức năng: Bộ nhớ cache là một ứng dụng của SRAM. Ngược lại, DRAM được sử dụng trong bộ nhớ chính.</w:t>
      </w:r>
    </w:p>
    <w:p>
      <w:pPr>
        <w:numPr>
          <w:ilvl w:val="0"/>
          <w:numId w:val="7"/>
        </w:numPr>
        <w:spacing w:before="120" w:after="120" w:line="240" w:lineRule="auto"/>
        <w:jc w:val="both"/>
        <w:rPr>
          <w:rFonts w:eastAsia="SimSun"/>
          <w:sz w:val="24"/>
          <w:szCs w:val="24"/>
          <w:shd w:val="clear" w:color="auto" w:fill="FFFFFF"/>
        </w:rPr>
      </w:pPr>
      <w:r>
        <w:rPr>
          <w:rFonts w:eastAsia="SimSun"/>
          <w:sz w:val="24"/>
          <w:szCs w:val="24"/>
          <w:shd w:val="clear" w:color="auto" w:fill="FFFFFF"/>
        </w:rPr>
        <w:t>Độ phổ biến: DRAM được sử dụng rất phổ biến. Còn SRAM là hiếm hơn.</w:t>
      </w:r>
    </w:p>
    <w:p>
      <w:pPr>
        <w:numPr>
          <w:ilvl w:val="0"/>
          <w:numId w:val="7"/>
        </w:numPr>
        <w:spacing w:before="120" w:after="120" w:line="240" w:lineRule="auto"/>
        <w:jc w:val="both"/>
        <w:rPr>
          <w:rFonts w:eastAsia="SimSun"/>
          <w:sz w:val="24"/>
          <w:szCs w:val="24"/>
          <w:shd w:val="clear" w:color="auto" w:fill="FFFFFF"/>
        </w:rPr>
      </w:pPr>
      <w:r>
        <w:rPr>
          <w:rFonts w:eastAsia="SimSun"/>
          <w:sz w:val="24"/>
          <w:szCs w:val="24"/>
          <w:shd w:val="clear" w:color="auto" w:fill="FFFFFF"/>
        </w:rPr>
        <w:t>Thiết kế: Thiết kế SRAM rất phức tạp do sử dụng sáu bóng bán dẫn. Ngược lại, DRAM rất đơn giản khi chỉ cần một bóng bán dẫn cho một khối bộ nhớ.</w:t>
      </w:r>
    </w:p>
    <w:p>
      <w:pPr>
        <w:numPr>
          <w:ilvl w:val="0"/>
          <w:numId w:val="7"/>
        </w:numPr>
        <w:spacing w:before="120" w:after="120" w:line="240" w:lineRule="auto"/>
        <w:jc w:val="both"/>
        <w:rPr>
          <w:rFonts w:eastAsia="SimSun"/>
          <w:sz w:val="24"/>
          <w:szCs w:val="24"/>
          <w:shd w:val="clear" w:color="auto" w:fill="FFFFFF"/>
        </w:rPr>
      </w:pPr>
      <w:r>
        <w:rPr>
          <w:rFonts w:eastAsia="SimSun"/>
          <w:sz w:val="24"/>
          <w:szCs w:val="24"/>
          <w:shd w:val="clear" w:color="auto" w:fill="FFFFFF"/>
        </w:rPr>
        <w:t>Tính chất: DRAM là Ram động, SRAM là Ram tĩnh.</w:t>
      </w:r>
    </w:p>
    <w:p>
      <w:pPr>
        <w:numPr>
          <w:ilvl w:val="0"/>
          <w:numId w:val="7"/>
        </w:numPr>
        <w:spacing w:before="120" w:after="120" w:line="240" w:lineRule="auto"/>
        <w:rPr>
          <w:rFonts w:eastAsia="SimSun"/>
          <w:sz w:val="24"/>
          <w:szCs w:val="24"/>
          <w:shd w:val="clear" w:color="auto" w:fill="FFFFFF"/>
        </w:rPr>
      </w:pPr>
      <w:r>
        <w:rPr>
          <w:rFonts w:eastAsia="SimSun"/>
          <w:sz w:val="24"/>
          <w:szCs w:val="24"/>
          <w:shd w:val="clear" w:color="auto" w:fill="FFFFFF"/>
        </w:rPr>
        <w:t>Tiêu thụ điện năng: Tiêu thụ điện năng cao hơn trong DRAM so với SRAM. Do DRAM cần được làm mới thường xuyên trong vài mili giây để giữ lại các khoản phí.</w:t>
      </w:r>
    </w:p>
    <w:p>
      <w:pPr>
        <w:pStyle w:val="4"/>
        <w:spacing w:before="120" w:after="120"/>
        <w:rPr>
          <w:rFonts w:ascii="Times New Roman" w:hAnsi="Times New Roman" w:eastAsia="SimSun" w:cs="Times New Roman"/>
          <w:b/>
          <w:bCs/>
          <w:color w:val="auto"/>
          <w:shd w:val="clear" w:color="auto" w:fill="FFFFFF"/>
        </w:rPr>
      </w:pPr>
      <w:bookmarkStart w:id="27" w:name="_Toc67343016"/>
      <w:bookmarkStart w:id="28" w:name="_Toc68207672"/>
      <w:r>
        <w:rPr>
          <w:rFonts w:ascii="Times New Roman" w:hAnsi="Times New Roman" w:eastAsia="SimSun" w:cs="Times New Roman"/>
          <w:b/>
          <w:bCs/>
          <w:color w:val="auto"/>
          <w:shd w:val="clear" w:color="auto" w:fill="FFFFFF"/>
        </w:rPr>
        <w:t>2.2.3 Phân loại SRAM</w:t>
      </w:r>
      <w:bookmarkEnd w:id="27"/>
      <w:bookmarkEnd w:id="28"/>
    </w:p>
    <w:p>
      <w:pPr>
        <w:numPr>
          <w:ilvl w:val="0"/>
          <w:numId w:val="8"/>
        </w:numPr>
        <w:spacing w:before="120" w:after="120" w:line="240" w:lineRule="auto"/>
        <w:jc w:val="both"/>
        <w:rPr>
          <w:rFonts w:eastAsia="SimSun"/>
          <w:sz w:val="24"/>
          <w:szCs w:val="24"/>
          <w:shd w:val="clear" w:color="auto" w:fill="FFFFFF"/>
        </w:rPr>
      </w:pPr>
      <w:r>
        <w:rPr>
          <w:rFonts w:eastAsia="SimSun"/>
          <w:sz w:val="24"/>
          <w:szCs w:val="24"/>
          <w:shd w:val="clear" w:color="auto" w:fill="FFFFFF"/>
        </w:rPr>
        <w:t>SRAM không bay hơi (nvSRAM) có chức năng SRAM tiêu chuẩn, nhưng chúng lưu dữ liệu khi mất nguồn điện, đảm bảo lưu giữ thông tin quan trọng. nvSRAM được sử dụng trong nhiều trường hợp như mạng, hàng không vũ trụ và y tế, trong số nhiều trường hợp khác[6].</w:t>
      </w:r>
    </w:p>
    <w:p>
      <w:pPr>
        <w:numPr>
          <w:ilvl w:val="0"/>
          <w:numId w:val="8"/>
        </w:numPr>
        <w:spacing w:before="120" w:after="120" w:line="240" w:lineRule="auto"/>
        <w:jc w:val="both"/>
        <w:rPr>
          <w:rFonts w:eastAsia="SimSun"/>
          <w:sz w:val="24"/>
          <w:szCs w:val="24"/>
          <w:shd w:val="clear" w:color="auto" w:fill="FFFFFF"/>
        </w:rPr>
      </w:pPr>
      <w:r>
        <w:rPr>
          <w:rFonts w:eastAsia="SimSun"/>
          <w:sz w:val="24"/>
          <w:szCs w:val="24"/>
          <w:shd w:val="clear" w:color="auto" w:fill="FFFFFF"/>
        </w:rPr>
        <w:t>PSRAM (RAM Pseudostatic) có lõi lưu trữ DRAM, kết hợp với mạch tự làm mới[7]. Chúng xuất hiện bên ngoài như một SRAM chậm hơn. Chúng có lợi thế về mật độ / chi phí so với SRAM Pseudostatic  không có sự phức tạp về truy cập như DRAM.</w:t>
      </w:r>
    </w:p>
    <w:p>
      <w:pPr>
        <w:numPr>
          <w:ilvl w:val="0"/>
          <w:numId w:val="8"/>
        </w:numPr>
        <w:spacing w:before="120" w:after="120" w:line="240" w:lineRule="auto"/>
        <w:jc w:val="both"/>
        <w:rPr>
          <w:rFonts w:eastAsia="SimSun"/>
          <w:sz w:val="24"/>
          <w:szCs w:val="24"/>
          <w:shd w:val="clear" w:color="auto" w:fill="FFFFFF"/>
        </w:rPr>
      </w:pPr>
      <w:r>
        <w:rPr>
          <w:rFonts w:eastAsia="SimSun"/>
          <w:sz w:val="24"/>
          <w:szCs w:val="24"/>
          <w:shd w:val="clear" w:color="auto" w:fill="FFFFFF"/>
        </w:rPr>
        <w:t xml:space="preserve">Theo loại bóng bán dẫn: </w:t>
      </w:r>
    </w:p>
    <w:p>
      <w:pPr>
        <w:numPr>
          <w:ilvl w:val="0"/>
          <w:numId w:val="9"/>
        </w:numPr>
        <w:spacing w:before="120" w:after="120" w:line="240" w:lineRule="auto"/>
        <w:jc w:val="both"/>
        <w:rPr>
          <w:rFonts w:eastAsia="SimSun"/>
          <w:sz w:val="24"/>
          <w:szCs w:val="24"/>
          <w:shd w:val="clear" w:color="auto" w:fill="FFFFFF"/>
        </w:rPr>
      </w:pPr>
      <w:r>
        <w:rPr>
          <w:rFonts w:eastAsia="SimSun"/>
          <w:sz w:val="24"/>
          <w:szCs w:val="24"/>
          <w:shd w:val="clear" w:color="auto" w:fill="FFFFFF"/>
        </w:rPr>
        <w:t xml:space="preserve">  Bóng bán dẫn mối nối lưỡng cực (được sử dụng trong TTL và ECL ) rất nhanh nhưng tiêu thụ điện năng cao.</w:t>
      </w:r>
    </w:p>
    <w:p>
      <w:pPr>
        <w:numPr>
          <w:ilvl w:val="0"/>
          <w:numId w:val="9"/>
        </w:numPr>
        <w:spacing w:before="120" w:after="120" w:line="240" w:lineRule="auto"/>
        <w:jc w:val="both"/>
        <w:rPr>
          <w:rFonts w:eastAsia="SimSun"/>
          <w:sz w:val="24"/>
          <w:szCs w:val="24"/>
          <w:shd w:val="clear" w:color="auto" w:fill="FFFFFF"/>
        </w:rPr>
      </w:pPr>
      <w:r>
        <w:rPr>
          <w:rFonts w:eastAsia="SimSun"/>
          <w:sz w:val="24"/>
          <w:szCs w:val="24"/>
          <w:shd w:val="clear" w:color="auto" w:fill="FFFFFF"/>
        </w:rPr>
        <w:t xml:space="preserve">  MOSFET (được sử dụng trong CMOS ) công suất thấp và rất phổ biến hiện nay.</w:t>
      </w:r>
    </w:p>
    <w:p>
      <w:pPr>
        <w:numPr>
          <w:ilvl w:val="0"/>
          <w:numId w:val="8"/>
        </w:numPr>
        <w:spacing w:before="120" w:after="120" w:line="240" w:lineRule="auto"/>
        <w:jc w:val="both"/>
        <w:rPr>
          <w:rFonts w:eastAsia="SimSun"/>
          <w:sz w:val="24"/>
          <w:szCs w:val="24"/>
          <w:shd w:val="clear" w:color="auto" w:fill="FFFFFF"/>
        </w:rPr>
      </w:pPr>
      <w:r>
        <w:rPr>
          <w:rFonts w:eastAsia="SimSun"/>
          <w:sz w:val="24"/>
          <w:szCs w:val="24"/>
          <w:shd w:val="clear" w:color="auto" w:fill="FFFFFF"/>
        </w:rPr>
        <w:t xml:space="preserve">  Theo kiểu flip-flop: SRAM nhị phân và SRAM bậc ba</w:t>
      </w:r>
    </w:p>
    <w:p>
      <w:pPr>
        <w:numPr>
          <w:ilvl w:val="0"/>
          <w:numId w:val="8"/>
        </w:numPr>
        <w:spacing w:before="120" w:after="120" w:line="240" w:lineRule="auto"/>
        <w:jc w:val="both"/>
        <w:rPr>
          <w:rFonts w:eastAsia="SimSun"/>
          <w:sz w:val="24"/>
          <w:szCs w:val="24"/>
          <w:shd w:val="clear" w:color="auto" w:fill="FFFFFF"/>
        </w:rPr>
      </w:pPr>
      <w:r>
        <w:rPr>
          <w:rFonts w:eastAsia="SimSun"/>
          <w:sz w:val="24"/>
          <w:szCs w:val="24"/>
          <w:shd w:val="clear" w:color="auto" w:fill="FFFFFF"/>
        </w:rPr>
        <w:t xml:space="preserve">  Theo tính năng: </w:t>
      </w:r>
    </w:p>
    <w:p>
      <w:pPr>
        <w:numPr>
          <w:ilvl w:val="0"/>
          <w:numId w:val="10"/>
        </w:numPr>
        <w:spacing w:before="120" w:after="120" w:line="240" w:lineRule="auto"/>
        <w:jc w:val="both"/>
        <w:rPr>
          <w:rFonts w:eastAsia="SimSun"/>
          <w:sz w:val="24"/>
          <w:szCs w:val="24"/>
          <w:shd w:val="clear" w:color="auto" w:fill="FFFFFF"/>
        </w:rPr>
      </w:pPr>
      <w:r>
        <w:rPr>
          <w:rFonts w:eastAsia="SimSun"/>
          <w:sz w:val="24"/>
          <w:szCs w:val="24"/>
          <w:shd w:val="clear" w:color="auto" w:fill="FFFFFF"/>
        </w:rPr>
        <w:t xml:space="preserve">  ZBT là số chu kỳ đồng hồ cần để thay đổi quyền truy cập vào SRAM từ ghi sang đọc và ngược lại. Vòng quay cho ZBT SRAM hoặc độ trễ giữa chu kỳ đọc và ghi là 0. </w:t>
      </w:r>
    </w:p>
    <w:p>
      <w:pPr>
        <w:numPr>
          <w:ilvl w:val="0"/>
          <w:numId w:val="10"/>
        </w:numPr>
        <w:spacing w:before="120" w:after="120" w:line="240" w:lineRule="auto"/>
        <w:jc w:val="both"/>
        <w:rPr>
          <w:rFonts w:eastAsia="SimSun"/>
          <w:sz w:val="24"/>
          <w:szCs w:val="24"/>
          <w:shd w:val="clear" w:color="auto" w:fill="FFFFFF"/>
        </w:rPr>
      </w:pPr>
      <w:r>
        <w:rPr>
          <w:rFonts w:eastAsia="SimSun"/>
          <w:sz w:val="24"/>
          <w:szCs w:val="24"/>
          <w:shd w:val="clear" w:color="auto" w:fill="FFFFFF"/>
        </w:rPr>
        <w:t xml:space="preserve">  SyncBurst (syncBurst SRAM hoặc đồng bộ SRAM) có tính năng truy cập ghi liên tục đồng bộ vào SRAM để tăng hoạt động ghi vào SRAM.</w:t>
      </w:r>
    </w:p>
    <w:p>
      <w:pPr>
        <w:numPr>
          <w:ilvl w:val="0"/>
          <w:numId w:val="10"/>
        </w:numPr>
        <w:spacing w:before="120" w:after="120" w:line="240" w:lineRule="auto"/>
        <w:jc w:val="both"/>
        <w:rPr>
          <w:rFonts w:eastAsia="SimSun"/>
          <w:sz w:val="24"/>
          <w:szCs w:val="24"/>
          <w:shd w:val="clear" w:color="auto" w:fill="FFFFFF"/>
        </w:rPr>
      </w:pPr>
      <w:r>
        <w:rPr>
          <w:rFonts w:eastAsia="SimSun"/>
          <w:sz w:val="24"/>
          <w:szCs w:val="24"/>
          <w:shd w:val="clear" w:color="auto" w:fill="FFFFFF"/>
        </w:rPr>
        <w:t xml:space="preserve">  DDR SRAM Đồng bộ, một cổng đọc và ghi, tốc độ dữ liệu gấp đôi I / O</w:t>
      </w:r>
    </w:p>
    <w:p>
      <w:pPr>
        <w:numPr>
          <w:ilvl w:val="0"/>
          <w:numId w:val="10"/>
        </w:numPr>
        <w:spacing w:before="120" w:after="120" w:line="240" w:lineRule="auto"/>
        <w:jc w:val="both"/>
        <w:rPr>
          <w:rFonts w:eastAsia="SimSun"/>
          <w:sz w:val="24"/>
          <w:szCs w:val="24"/>
          <w:shd w:val="clear" w:color="auto" w:fill="FFFFFF"/>
        </w:rPr>
      </w:pPr>
      <w:r>
        <w:rPr>
          <w:rFonts w:eastAsia="SimSun"/>
          <w:sz w:val="24"/>
          <w:szCs w:val="24"/>
          <w:shd w:val="clear" w:color="auto" w:fill="FFFFFF"/>
        </w:rPr>
        <w:t xml:space="preserve">  Tốc độ dữ liệu bốn SRAM Cổng đọc và ghi đồng bộ, riêng biệt, tốc độ dữ liệu gấp bốn lần I / O.</w:t>
      </w:r>
    </w:p>
    <w:p>
      <w:pPr>
        <w:numPr>
          <w:ilvl w:val="0"/>
          <w:numId w:val="8"/>
        </w:numPr>
        <w:spacing w:before="120" w:after="120" w:line="240" w:lineRule="auto"/>
        <w:jc w:val="both"/>
        <w:rPr>
          <w:rFonts w:eastAsia="SimSun"/>
          <w:sz w:val="24"/>
          <w:szCs w:val="24"/>
          <w:shd w:val="clear" w:color="auto" w:fill="FFFFFF"/>
        </w:rPr>
      </w:pPr>
      <w:r>
        <w:rPr>
          <w:rFonts w:eastAsia="SimSun"/>
          <w:sz w:val="24"/>
          <w:szCs w:val="24"/>
          <w:shd w:val="clear" w:color="auto" w:fill="FFFFFF"/>
        </w:rPr>
        <w:t xml:space="preserve">  Theo chức năng:</w:t>
      </w:r>
    </w:p>
    <w:p>
      <w:pPr>
        <w:numPr>
          <w:ilvl w:val="0"/>
          <w:numId w:val="11"/>
        </w:numPr>
        <w:spacing w:before="120" w:after="120" w:line="240" w:lineRule="auto"/>
        <w:jc w:val="both"/>
        <w:rPr>
          <w:rFonts w:eastAsia="SimSun"/>
          <w:sz w:val="24"/>
          <w:szCs w:val="24"/>
          <w:shd w:val="clear" w:color="auto" w:fill="FFFFFF"/>
        </w:rPr>
      </w:pPr>
      <w:r>
        <w:rPr>
          <w:rFonts w:eastAsia="SimSun"/>
          <w:sz w:val="24"/>
          <w:szCs w:val="24"/>
          <w:shd w:val="clear" w:color="auto" w:fill="FFFFFF"/>
        </w:rPr>
        <w:t xml:space="preserve">   Không đồng bộ là không phụ thuộc vào tần số đồng hồ; dữ liệu vào và dữ liệu ra được kiểm soát bởi quá trình chuyển đổi địa chỉ. Ví dụ bao gồm các chip 28-pin 8K×8 và 32K×8 phổ biến, cũng như các sản phẩm tương tự lên đến 16 Mbit cho mỗi chip.</w:t>
      </w:r>
    </w:p>
    <w:p>
      <w:pPr>
        <w:numPr>
          <w:ilvl w:val="0"/>
          <w:numId w:val="11"/>
        </w:numPr>
        <w:spacing w:before="120" w:after="120" w:line="240" w:lineRule="auto"/>
        <w:rPr>
          <w:rFonts w:eastAsia="SimSun"/>
          <w:sz w:val="24"/>
          <w:szCs w:val="24"/>
          <w:shd w:val="clear" w:color="auto" w:fill="FFFFFF"/>
        </w:rPr>
      </w:pPr>
      <w:r>
        <w:rPr>
          <w:rFonts w:eastAsia="SimSun"/>
          <w:sz w:val="24"/>
          <w:szCs w:val="24"/>
          <w:shd w:val="clear" w:color="auto" w:fill="FFFFFF"/>
        </w:rPr>
        <w:t xml:space="preserve">   Đồng bộ là tất cả các định thời được khởi tạo bởi các cạnh của đồng hồ. Địa chỉ, dữ liệu trong và các tín hiệu điều khiển khác được kết hợp với các tín hiệu đồng hồ.</w:t>
      </w:r>
    </w:p>
    <w:p>
      <w:pPr>
        <w:pStyle w:val="4"/>
        <w:spacing w:before="120" w:after="120"/>
        <w:rPr>
          <w:rFonts w:ascii="Times New Roman" w:hAnsi="Times New Roman" w:eastAsia="SimSun" w:cs="Times New Roman"/>
          <w:b/>
          <w:bCs/>
          <w:color w:val="auto"/>
          <w:shd w:val="clear" w:color="auto" w:fill="FFFFFF"/>
        </w:rPr>
      </w:pPr>
      <w:r>
        <w:rPr>
          <w:rFonts w:ascii="Times New Roman" w:hAnsi="Times New Roman" w:eastAsia="SimSun" w:cs="Times New Roman"/>
          <w:b/>
          <w:bCs/>
          <w:shd w:val="clear" w:color="auto" w:fill="FFFFFF"/>
        </w:rPr>
        <w:t xml:space="preserve">  </w:t>
      </w:r>
      <w:bookmarkStart w:id="29" w:name="_Toc68207673"/>
      <w:bookmarkStart w:id="30" w:name="_Toc67343017"/>
      <w:r>
        <w:rPr>
          <w:rFonts w:ascii="Times New Roman" w:hAnsi="Times New Roman" w:eastAsia="SimSun" w:cs="Times New Roman"/>
          <w:b/>
          <w:bCs/>
          <w:color w:val="auto"/>
          <w:shd w:val="clear" w:color="auto" w:fill="FFFFFF"/>
        </w:rPr>
        <w:t>2.2.4 SRAM cells</w:t>
      </w:r>
      <w:bookmarkEnd w:id="29"/>
      <w:bookmarkEnd w:id="30"/>
    </w:p>
    <w:p>
      <w:pPr>
        <w:keepNext/>
        <w:spacing w:before="120" w:after="120"/>
        <w:jc w:val="center"/>
        <w:rPr>
          <w:sz w:val="24"/>
          <w:szCs w:val="24"/>
        </w:rPr>
      </w:pPr>
      <w:r>
        <w:rPr>
          <w:rFonts w:eastAsia="SimSun"/>
          <w:b/>
          <w:bCs/>
          <w:sz w:val="24"/>
          <w:szCs w:val="24"/>
          <w:shd w:val="clear" w:color="auto" w:fill="FFFFFF"/>
        </w:rPr>
        <w:drawing>
          <wp:inline distT="0" distB="0" distL="114300" distR="114300">
            <wp:extent cx="3614420" cy="1965960"/>
            <wp:effectExtent l="0" t="0" r="12700" b="0"/>
            <wp:docPr id="5" name="Picture 5" descr="sram 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ram 6t"/>
                    <pic:cNvPicPr>
                      <a:picLocks noChangeAspect="1"/>
                    </pic:cNvPicPr>
                  </pic:nvPicPr>
                  <pic:blipFill>
                    <a:blip r:embed="rId18"/>
                    <a:stretch>
                      <a:fillRect/>
                    </a:stretch>
                  </pic:blipFill>
                  <pic:spPr>
                    <a:xfrm>
                      <a:off x="0" y="0"/>
                      <a:ext cx="3614420" cy="1965960"/>
                    </a:xfrm>
                    <a:prstGeom prst="rect">
                      <a:avLst/>
                    </a:prstGeom>
                  </pic:spPr>
                </pic:pic>
              </a:graphicData>
            </a:graphic>
          </wp:inline>
        </w:drawing>
      </w:r>
    </w:p>
    <w:p>
      <w:pPr>
        <w:pStyle w:val="8"/>
        <w:spacing w:before="120" w:after="120"/>
        <w:jc w:val="center"/>
        <w:rPr>
          <w:b/>
          <w:color w:val="auto"/>
          <w:sz w:val="24"/>
          <w:szCs w:val="24"/>
        </w:rPr>
      </w:pPr>
      <w:bookmarkStart w:id="31" w:name="_Toc67342981"/>
      <w:r>
        <w:rPr>
          <w:b/>
          <w:color w:val="auto"/>
          <w:sz w:val="24"/>
          <w:szCs w:val="24"/>
        </w:rPr>
        <w:t xml:space="preserve">Hình 2.2.4. </w:t>
      </w:r>
      <w:r>
        <w:rPr>
          <w:b/>
          <w:color w:val="auto"/>
          <w:sz w:val="24"/>
          <w:szCs w:val="24"/>
        </w:rPr>
        <w:fldChar w:fldCharType="begin"/>
      </w:r>
      <w:r>
        <w:rPr>
          <w:b/>
          <w:color w:val="auto"/>
          <w:sz w:val="24"/>
          <w:szCs w:val="24"/>
        </w:rPr>
        <w:instrText xml:space="preserve"> SEQ Hình_2.2.4. \* ARABIC </w:instrText>
      </w:r>
      <w:r>
        <w:rPr>
          <w:b/>
          <w:color w:val="auto"/>
          <w:sz w:val="24"/>
          <w:szCs w:val="24"/>
        </w:rPr>
        <w:fldChar w:fldCharType="separate"/>
      </w:r>
      <w:r>
        <w:rPr>
          <w:b/>
          <w:color w:val="auto"/>
          <w:sz w:val="24"/>
          <w:szCs w:val="24"/>
        </w:rPr>
        <w:t>1</w:t>
      </w:r>
      <w:r>
        <w:rPr>
          <w:b/>
          <w:color w:val="auto"/>
          <w:sz w:val="24"/>
          <w:szCs w:val="24"/>
        </w:rPr>
        <w:fldChar w:fldCharType="end"/>
      </w:r>
      <w:r>
        <w:rPr>
          <w:b/>
          <w:color w:val="auto"/>
          <w:sz w:val="24"/>
          <w:szCs w:val="24"/>
        </w:rPr>
        <w:t xml:space="preserve"> SRAM 6 Transistors</w:t>
      </w:r>
      <w:bookmarkEnd w:id="31"/>
      <w:r>
        <w:rPr>
          <w:b/>
          <w:color w:val="auto"/>
          <w:sz w:val="24"/>
          <w:szCs w:val="24"/>
        </w:rPr>
        <w:t>[10]</w:t>
      </w:r>
    </w:p>
    <w:p>
      <w:pPr>
        <w:spacing w:before="120" w:after="120"/>
        <w:jc w:val="both"/>
        <w:rPr>
          <w:rFonts w:eastAsia="SimSun"/>
          <w:sz w:val="24"/>
          <w:szCs w:val="24"/>
          <w:shd w:val="clear" w:color="auto" w:fill="FFFFFF"/>
        </w:rPr>
      </w:pPr>
      <w:r>
        <w:rPr>
          <w:rFonts w:eastAsia="SimSun"/>
          <w:sz w:val="24"/>
          <w:szCs w:val="24"/>
          <w:shd w:val="clear" w:color="auto" w:fill="FFFFFF"/>
        </w:rPr>
        <w:t xml:space="preserve">         Một ô SRAM cần có khả năng đọc, ghi dữ liệu và giữ dữ liệu. Một chiếc flip-flop thông thường có thể đáp ứng yêu cầu này, nhưng kích thước là khá lớn. Hình 3 cho thấy một tế bào SRAM 6 transistor (6T) SRAMcell có thể có kích thước nhỏ hơn rất nhiều so với độ lớn của một flip flop.  Các 6T cell đạt được độ nhỏ gọn của nó ở chi phí của mạch ngoại vi phức tạp hơn để đọc và ghi dữ liệu trong các tế bào. Đây là một sự cân bằng tốt trong các mảng RAM lớn nơi các ô nhớ chiếm ưu thế trong khu vực. Kích thước các cell nhỏ cũng làm cho dây dẫn ngắn hơn và do đó nó cũng tiêu thụ điện năng thấp hơn.</w:t>
      </w:r>
    </w:p>
    <w:p>
      <w:pPr>
        <w:tabs>
          <w:tab w:val="left" w:pos="1392"/>
          <w:tab w:val="left" w:leader="dot" w:pos="1440"/>
          <w:tab w:val="left" w:pos="3384"/>
        </w:tabs>
        <w:spacing w:before="120" w:after="120"/>
        <w:jc w:val="both"/>
        <w:rPr>
          <w:rFonts w:eastAsia="SimSun"/>
          <w:szCs w:val="26"/>
          <w:shd w:val="clear" w:color="auto" w:fill="FFFFFF"/>
        </w:rPr>
        <w:sectPr>
          <w:pgSz w:w="12240" w:h="15840"/>
          <w:pgMar w:top="1440" w:right="1440" w:bottom="1440" w:left="1440" w:header="720" w:footer="720" w:gutter="0"/>
          <w:pgNumType w:chapStyle="1"/>
          <w:cols w:space="720" w:num="1"/>
          <w:docGrid w:linePitch="360" w:charSpace="0"/>
        </w:sectPr>
      </w:pPr>
      <w:r>
        <w:rPr>
          <w:rFonts w:eastAsia="SimSun"/>
          <w:sz w:val="24"/>
          <w:szCs w:val="24"/>
          <w:shd w:val="clear" w:color="auto" w:fill="FFFFFF"/>
        </w:rPr>
        <w:t xml:space="preserve">        Ô SRAM 6T chứa một cặp biến tần ghép nối chéo để giữ trạng thái và một transistor truy cập để đọc hoặc ghi trạng thái. Các phản hồi tích cực giảm thiểu các vấn đề bỡi rò và nhiễu gây ra. Ô được ghi bằng cách điều khiển giá trị mong muốn và phần bổ sung nó vào các bitline, bit và bit_b, sau đó nâng wordline,word. Các dữ liệu mới đảo các bộ biến tần ghép chéo. Nó được đọc bằng cách nạp trước hai dòng bit cao, sau đó cho phép chúng nổi. Khi từ được nâng lên, bit hoặc bit_b kéo xuống, cho biết giá trị dữ liệu. Những thách thức chính trong thiết kế SRAM là giảm thiểu kích thước của nó và đảm bảo rằng mạch giữ trạng thái đủ yếu để bị điều khiển trong quá trình ghi, nhưng đủ mạnh để không bị xáo trộn trong quá trình đọc.</w:t>
      </w:r>
    </w:p>
    <w:p>
      <w:pPr>
        <w:pStyle w:val="2"/>
        <w:spacing w:before="120" w:after="120" w:line="260" w:lineRule="auto"/>
        <w:jc w:val="center"/>
        <w:rPr>
          <w:rFonts w:ascii="Times New Roman" w:hAnsi="Times New Roman" w:cs="Times New Roman"/>
          <w:b/>
          <w:bCs/>
          <w:color w:val="auto"/>
          <w:sz w:val="28"/>
          <w:szCs w:val="28"/>
        </w:rPr>
      </w:pPr>
      <w:bookmarkStart w:id="32" w:name="_Toc68207674"/>
      <w:r>
        <w:rPr>
          <w:rFonts w:ascii="Times New Roman" w:hAnsi="Times New Roman" w:cs="Times New Roman"/>
          <w:b/>
          <w:bCs/>
          <w:color w:val="auto"/>
          <w:sz w:val="28"/>
          <w:szCs w:val="28"/>
        </w:rPr>
        <w:t>Chương 3:</w:t>
      </w:r>
      <w:bookmarkEnd w:id="32"/>
      <w:bookmarkStart w:id="33" w:name="_Toc67343019"/>
    </w:p>
    <w:p>
      <w:pPr>
        <w:pStyle w:val="2"/>
        <w:spacing w:before="120" w:after="120" w:line="260" w:lineRule="auto"/>
        <w:jc w:val="center"/>
        <w:rPr>
          <w:rFonts w:ascii="Times New Roman" w:hAnsi="Times New Roman" w:cs="Times New Roman"/>
          <w:b/>
          <w:bCs/>
          <w:sz w:val="28"/>
          <w:szCs w:val="28"/>
        </w:rPr>
      </w:pPr>
      <w:bookmarkStart w:id="34" w:name="_Toc68207675"/>
      <w:r>
        <w:rPr>
          <w:rFonts w:ascii="Times New Roman" w:hAnsi="Times New Roman" w:cs="Times New Roman"/>
          <w:b/>
          <w:bCs/>
          <w:color w:val="auto"/>
          <w:sz w:val="28"/>
          <w:szCs w:val="28"/>
        </w:rPr>
        <w:t>SƠ ĐỒ NGUYÊN LÝ</w:t>
      </w:r>
      <w:bookmarkEnd w:id="33"/>
      <w:bookmarkEnd w:id="34"/>
    </w:p>
    <w:p>
      <w:pPr>
        <w:pStyle w:val="3"/>
        <w:spacing w:before="120" w:after="120" w:line="260" w:lineRule="auto"/>
        <w:jc w:val="both"/>
        <w:rPr>
          <w:rFonts w:ascii="Times New Roman" w:hAnsi="Times New Roman" w:cs="Times New Roman"/>
          <w:b/>
          <w:color w:val="auto"/>
          <w:sz w:val="24"/>
          <w:szCs w:val="24"/>
        </w:rPr>
      </w:pPr>
      <w:bookmarkStart w:id="35" w:name="_Toc67343020"/>
      <w:bookmarkStart w:id="36" w:name="_Toc68207676"/>
      <w:r>
        <w:rPr>
          <w:rFonts w:ascii="Times New Roman" w:hAnsi="Times New Roman" w:cs="Times New Roman"/>
          <w:b/>
          <w:color w:val="auto"/>
          <w:sz w:val="24"/>
          <w:szCs w:val="24"/>
        </w:rPr>
        <w:t>3.1  KHÁI QUÁT SRAM</w:t>
      </w:r>
      <w:bookmarkEnd w:id="35"/>
      <w:bookmarkEnd w:id="36"/>
      <w:r>
        <w:rPr>
          <w:rFonts w:ascii="Times New Roman" w:hAnsi="Times New Roman" w:cs="Times New Roman"/>
          <w:b/>
          <w:color w:val="auto"/>
          <w:sz w:val="24"/>
          <w:szCs w:val="24"/>
        </w:rPr>
        <w:t xml:space="preserve">  </w:t>
      </w:r>
    </w:p>
    <w:p>
      <w:pPr>
        <w:spacing w:before="120" w:after="120" w:line="260" w:lineRule="auto"/>
        <w:ind w:firstLine="720"/>
        <w:jc w:val="both"/>
        <w:rPr>
          <w:sz w:val="24"/>
          <w:szCs w:val="24"/>
        </w:rPr>
      </w:pPr>
      <w:r>
        <w:rPr>
          <w:sz w:val="24"/>
          <w:szCs w:val="24"/>
        </w:rPr>
        <w:t>SRAM dùng tế bào ô nhớ (cell) chứa 6 transitor, và các đường bitlines, wordline. Cấu hình WordLine và Bitline:</w:t>
      </w:r>
    </w:p>
    <w:p>
      <w:pPr>
        <w:spacing w:before="120" w:after="120" w:line="260" w:lineRule="auto"/>
        <w:jc w:val="both"/>
        <w:rPr>
          <w:i/>
          <w:sz w:val="24"/>
          <w:szCs w:val="24"/>
        </w:rPr>
      </w:pPr>
      <w:r>
        <w:rPr>
          <w:sz w:val="24"/>
          <w:szCs w:val="24"/>
        </w:rPr>
        <w:tab/>
      </w:r>
      <w:r>
        <w:rPr>
          <w:i/>
          <w:sz w:val="24"/>
          <w:szCs w:val="24"/>
        </w:rPr>
        <w:t>Cword=(2*gate cap+wire cap) * # of cells in row.</w:t>
      </w:r>
    </w:p>
    <w:p>
      <w:pPr>
        <w:spacing w:before="120" w:after="120" w:line="260" w:lineRule="auto"/>
        <w:ind w:firstLine="720"/>
        <w:jc w:val="both"/>
        <w:rPr>
          <w:i/>
          <w:sz w:val="24"/>
          <w:szCs w:val="24"/>
        </w:rPr>
      </w:pPr>
      <w:r>
        <w:rPr>
          <w:i/>
          <w:sz w:val="24"/>
          <w:szCs w:val="24"/>
        </w:rPr>
        <w:t>Cbit = (source/drain cap+wire cap+contact cap) * # of cells in column.</w:t>
      </w:r>
    </w:p>
    <w:p>
      <w:pPr>
        <w:spacing w:before="120" w:after="120" w:line="260" w:lineRule="auto"/>
        <w:ind w:firstLine="720"/>
        <w:jc w:val="both"/>
        <w:rPr>
          <w:sz w:val="24"/>
          <w:szCs w:val="24"/>
        </w:rPr>
      </w:pPr>
      <w:r>
        <w:rPr>
          <w:sz w:val="24"/>
          <w:szCs w:val="24"/>
        </w:rPr>
        <w:drawing>
          <wp:inline distT="0" distB="0" distL="0" distR="0">
            <wp:extent cx="5524500" cy="40157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5598520" cy="4069545"/>
                    </a:xfrm>
                    <a:prstGeom prst="rect">
                      <a:avLst/>
                    </a:prstGeom>
                  </pic:spPr>
                </pic:pic>
              </a:graphicData>
            </a:graphic>
          </wp:inline>
        </w:drawing>
      </w:r>
    </w:p>
    <w:p>
      <w:pPr>
        <w:pStyle w:val="8"/>
        <w:jc w:val="center"/>
        <w:rPr>
          <w:b/>
          <w:color w:val="auto"/>
          <w:sz w:val="24"/>
          <w:szCs w:val="24"/>
        </w:rPr>
      </w:pPr>
      <w:bookmarkStart w:id="37" w:name="_Toc67342516"/>
      <w:r>
        <w:rPr>
          <w:b/>
          <w:color w:val="auto"/>
          <w:sz w:val="24"/>
          <w:szCs w:val="24"/>
        </w:rPr>
        <w:t xml:space="preserve">Hình 3.1. </w:t>
      </w:r>
      <w:r>
        <w:rPr>
          <w:b/>
          <w:color w:val="auto"/>
          <w:sz w:val="24"/>
          <w:szCs w:val="24"/>
        </w:rPr>
        <w:fldChar w:fldCharType="begin"/>
      </w:r>
      <w:r>
        <w:rPr>
          <w:b/>
          <w:color w:val="auto"/>
          <w:sz w:val="24"/>
          <w:szCs w:val="24"/>
        </w:rPr>
        <w:instrText xml:space="preserve"> SEQ Hình_3.1. \* ARABIC </w:instrText>
      </w:r>
      <w:r>
        <w:rPr>
          <w:b/>
          <w:color w:val="auto"/>
          <w:sz w:val="24"/>
          <w:szCs w:val="24"/>
        </w:rPr>
        <w:fldChar w:fldCharType="separate"/>
      </w:r>
      <w:r>
        <w:rPr>
          <w:b/>
          <w:color w:val="auto"/>
          <w:sz w:val="24"/>
          <w:szCs w:val="24"/>
        </w:rPr>
        <w:t>1</w:t>
      </w:r>
      <w:r>
        <w:rPr>
          <w:b/>
          <w:color w:val="auto"/>
          <w:sz w:val="24"/>
          <w:szCs w:val="24"/>
        </w:rPr>
        <w:fldChar w:fldCharType="end"/>
      </w:r>
      <w:r>
        <w:rPr>
          <w:b/>
          <w:color w:val="auto"/>
          <w:sz w:val="24"/>
          <w:szCs w:val="24"/>
        </w:rPr>
        <w:t xml:space="preserve"> Cấu hình Wordline và Bitline</w:t>
      </w:r>
      <w:bookmarkEnd w:id="37"/>
      <w:r>
        <w:rPr>
          <w:b/>
          <w:color w:val="auto"/>
          <w:sz w:val="24"/>
          <w:szCs w:val="24"/>
        </w:rPr>
        <w:t>[10]</w:t>
      </w:r>
    </w:p>
    <w:p>
      <w:pPr>
        <w:ind w:firstLine="720"/>
        <w:jc w:val="both"/>
        <w:rPr>
          <w:sz w:val="24"/>
          <w:szCs w:val="24"/>
        </w:rPr>
      </w:pPr>
      <w:r>
        <w:rPr>
          <w:sz w:val="24"/>
          <w:szCs w:val="24"/>
        </w:rPr>
        <w:t>Một ô nhớ SRAM cần có khả năng đọc, ghi và nhớ dữ liệu khi có nguồn cung cấp. Một Flip-Flop có thể thực hiện được yêu cầu này, nhưng kích thước khá lớn. Do đó, SRAM được thiết kế như hình bên dưới giúp giảm kích thước đi rất nhiều và đạt được sự nhỏ gọn cho cả các mạch phức tập hơn. Kích thước tế bào nhỏ cũng cung cấp dây ngắn hơn và do đó tiết kiện được công suất tiêu thụ.</w:t>
      </w:r>
    </w:p>
    <w:p>
      <w:pPr>
        <w:ind w:firstLine="720"/>
        <w:jc w:val="both"/>
        <w:rPr>
          <w:sz w:val="24"/>
          <w:szCs w:val="24"/>
        </w:rPr>
      </w:pPr>
      <w:r>
        <w:rPr>
          <w:sz w:val="24"/>
          <w:szCs w:val="24"/>
        </w:rPr>
        <w:t xml:space="preserve">6T SRAM cell có hai cổng inventers bắt chéo nhau giúp giữ trạng thái và hai transistor cho việc đọc và ghi trạng thái. Tế bào được ghi bằng cách đưa giá trị mong muốn vào bitlines, </w:t>
      </w:r>
      <w:r>
        <w:rPr>
          <w:i/>
          <w:sz w:val="24"/>
          <w:szCs w:val="24"/>
        </w:rPr>
        <w:t xml:space="preserve">bit </w:t>
      </w:r>
      <w:r>
        <w:rPr>
          <w:sz w:val="24"/>
          <w:szCs w:val="24"/>
        </w:rPr>
        <w:t xml:space="preserve">và </w:t>
      </w:r>
      <w:r>
        <w:rPr>
          <w:i/>
          <w:sz w:val="24"/>
          <w:szCs w:val="24"/>
        </w:rPr>
        <w:t>bit_b</w:t>
      </w:r>
      <w:r>
        <w:rPr>
          <w:sz w:val="24"/>
          <w:szCs w:val="24"/>
        </w:rPr>
        <w:t xml:space="preserve">, sau đó nâng workline lên mức cao, </w:t>
      </w:r>
      <w:r>
        <w:rPr>
          <w:i/>
          <w:sz w:val="24"/>
          <w:szCs w:val="24"/>
        </w:rPr>
        <w:t>word.</w:t>
      </w:r>
      <w:r>
        <w:rPr>
          <w:sz w:val="24"/>
          <w:szCs w:val="24"/>
        </w:rPr>
        <w:t xml:space="preserve"> Dữ liệu mỡi sẽ được ghi vào và lưu trữ bằng hai cổng inventers. Ngược lại để đọc dữ liệu bằng cách nạp trước bitlines lên mức cao, sau đó cho chúng thả nổi. Khi </w:t>
      </w:r>
      <w:r>
        <w:rPr>
          <w:i/>
          <w:sz w:val="24"/>
          <w:szCs w:val="24"/>
        </w:rPr>
        <w:t>word</w:t>
      </w:r>
      <w:r>
        <w:rPr>
          <w:sz w:val="24"/>
          <w:szCs w:val="24"/>
        </w:rPr>
        <w:t xml:space="preserve"> đươc nâng lên mức cao, thì </w:t>
      </w:r>
      <w:r>
        <w:rPr>
          <w:i/>
          <w:sz w:val="24"/>
          <w:szCs w:val="24"/>
        </w:rPr>
        <w:t>bit</w:t>
      </w:r>
      <w:r>
        <w:rPr>
          <w:sz w:val="24"/>
          <w:szCs w:val="24"/>
        </w:rPr>
        <w:t xml:space="preserve">và </w:t>
      </w:r>
      <w:r>
        <w:rPr>
          <w:i/>
          <w:sz w:val="24"/>
          <w:szCs w:val="24"/>
        </w:rPr>
        <w:t xml:space="preserve">bit_b </w:t>
      </w:r>
      <w:r>
        <w:rPr>
          <w:sz w:val="24"/>
          <w:szCs w:val="24"/>
        </w:rPr>
        <w:t xml:space="preserve">xuống mức thấp. </w:t>
      </w:r>
    </w:p>
    <w:p>
      <w:pPr>
        <w:keepNext/>
        <w:jc w:val="center"/>
        <w:rPr>
          <w:sz w:val="24"/>
          <w:szCs w:val="24"/>
        </w:rPr>
      </w:pPr>
      <w:r>
        <w:rPr>
          <w:sz w:val="24"/>
          <w:szCs w:val="24"/>
        </w:rPr>
        <w:drawing>
          <wp:inline distT="0" distB="0" distL="0" distR="0">
            <wp:extent cx="4196080" cy="2317750"/>
            <wp:effectExtent l="0" t="0" r="1016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4196080" cy="2317750"/>
                    </a:xfrm>
                    <a:prstGeom prst="rect">
                      <a:avLst/>
                    </a:prstGeom>
                  </pic:spPr>
                </pic:pic>
              </a:graphicData>
            </a:graphic>
          </wp:inline>
        </w:drawing>
      </w:r>
    </w:p>
    <w:p>
      <w:pPr>
        <w:pStyle w:val="8"/>
        <w:jc w:val="center"/>
        <w:rPr>
          <w:b/>
          <w:color w:val="auto"/>
          <w:sz w:val="24"/>
          <w:szCs w:val="24"/>
        </w:rPr>
      </w:pPr>
      <w:bookmarkStart w:id="38" w:name="_Toc67342517"/>
      <w:r>
        <w:rPr>
          <w:b/>
          <w:color w:val="auto"/>
          <w:sz w:val="24"/>
          <w:szCs w:val="24"/>
        </w:rPr>
        <w:t xml:space="preserve">Hình 3.1. </w:t>
      </w:r>
      <w:r>
        <w:rPr>
          <w:b/>
          <w:color w:val="auto"/>
          <w:sz w:val="24"/>
          <w:szCs w:val="24"/>
        </w:rPr>
        <w:fldChar w:fldCharType="begin"/>
      </w:r>
      <w:r>
        <w:rPr>
          <w:b/>
          <w:color w:val="auto"/>
          <w:sz w:val="24"/>
          <w:szCs w:val="24"/>
        </w:rPr>
        <w:instrText xml:space="preserve"> SEQ Hình_3.1. \* ARABIC </w:instrText>
      </w:r>
      <w:r>
        <w:rPr>
          <w:b/>
          <w:color w:val="auto"/>
          <w:sz w:val="24"/>
          <w:szCs w:val="24"/>
        </w:rPr>
        <w:fldChar w:fldCharType="separate"/>
      </w:r>
      <w:r>
        <w:rPr>
          <w:b/>
          <w:color w:val="auto"/>
          <w:sz w:val="24"/>
          <w:szCs w:val="24"/>
        </w:rPr>
        <w:t>2</w:t>
      </w:r>
      <w:r>
        <w:rPr>
          <w:b/>
          <w:color w:val="auto"/>
          <w:sz w:val="24"/>
          <w:szCs w:val="24"/>
        </w:rPr>
        <w:fldChar w:fldCharType="end"/>
      </w:r>
      <w:r>
        <w:rPr>
          <w:b/>
          <w:color w:val="auto"/>
          <w:sz w:val="24"/>
          <w:szCs w:val="24"/>
        </w:rPr>
        <w:t xml:space="preserve"> SRAM Cell</w:t>
      </w:r>
      <w:bookmarkEnd w:id="38"/>
      <w:r>
        <w:rPr>
          <w:b/>
          <w:color w:val="auto"/>
          <w:sz w:val="24"/>
          <w:szCs w:val="24"/>
        </w:rPr>
        <w:t>[10]</w:t>
      </w:r>
    </w:p>
    <w:p>
      <w:pPr>
        <w:tabs>
          <w:tab w:val="left" w:pos="1392"/>
          <w:tab w:val="left" w:leader="dot" w:pos="1440"/>
          <w:tab w:val="left" w:pos="3384"/>
        </w:tabs>
        <w:jc w:val="both"/>
        <w:rPr>
          <w:sz w:val="24"/>
          <w:szCs w:val="24"/>
        </w:rPr>
      </w:pPr>
      <w:r>
        <w:rPr>
          <w:sz w:val="24"/>
          <w:szCs w:val="24"/>
        </w:rPr>
        <w:t>Hoạt động của SRAM được chia thành hai pha. Các pha sẽ được gọi là K1 và K2, nhưng thực tế có thể được tạo ra từ clk và phần bổ sung của clkb. Giả sử rằng trong pha 2, SRAM được nạp trước. Trong giai đoạn 1, SRAM thực hiện đọc hoặc ghi.</w:t>
      </w:r>
    </w:p>
    <w:p>
      <w:pPr>
        <w:pStyle w:val="3"/>
        <w:spacing w:before="120" w:after="120" w:line="260" w:lineRule="auto"/>
        <w:jc w:val="both"/>
        <w:rPr>
          <w:rFonts w:ascii="Times New Roman" w:hAnsi="Times New Roman" w:cs="Times New Roman"/>
          <w:b/>
          <w:sz w:val="24"/>
          <w:szCs w:val="24"/>
        </w:rPr>
      </w:pPr>
      <w:r>
        <w:rPr>
          <w:rFonts w:ascii="Times New Roman" w:hAnsi="Times New Roman" w:cs="Times New Roman"/>
          <w:sz w:val="24"/>
          <w:szCs w:val="24"/>
        </w:rPr>
        <w:t xml:space="preserve"> </w:t>
      </w:r>
      <w:bookmarkStart w:id="39" w:name="_Toc68207677"/>
      <w:bookmarkStart w:id="40" w:name="_Toc67343021"/>
      <w:r>
        <w:rPr>
          <w:rFonts w:ascii="Times New Roman" w:hAnsi="Times New Roman" w:cs="Times New Roman"/>
          <w:b/>
          <w:color w:val="auto"/>
          <w:sz w:val="24"/>
          <w:szCs w:val="24"/>
        </w:rPr>
        <w:t>3.2  QUÁ TRÌNH ĐỌC SRAM</w:t>
      </w:r>
      <w:bookmarkEnd w:id="39"/>
      <w:bookmarkEnd w:id="40"/>
    </w:p>
    <w:p>
      <w:pPr>
        <w:tabs>
          <w:tab w:val="left" w:pos="1392"/>
          <w:tab w:val="left" w:leader="dot" w:pos="1440"/>
          <w:tab w:val="left" w:pos="3384"/>
        </w:tabs>
        <w:spacing w:before="120" w:after="120" w:line="260" w:lineRule="auto"/>
        <w:ind w:firstLine="425"/>
        <w:jc w:val="both"/>
        <w:rPr>
          <w:b/>
          <w:sz w:val="24"/>
          <w:szCs w:val="24"/>
        </w:rPr>
      </w:pPr>
      <w:r>
        <w:rPr>
          <w:b/>
          <w:sz w:val="24"/>
          <w:szCs w:val="24"/>
        </w:rPr>
        <w:t xml:space="preserve"> </w:t>
      </w:r>
      <w:r>
        <w:rPr>
          <w:sz w:val="24"/>
          <w:szCs w:val="24"/>
        </w:rPr>
        <w:t xml:space="preserve">Hình 3.3 thể hiện tế bào SRAM được đọc dữ liệu. Giả sử q được khởi tạo ở mức 0, do đó </w:t>
      </w:r>
      <m:oMath>
        <m:acc>
          <w:bookmarkStart w:id="41" w:name="_Hlk67026502"/>
          <m:accPr>
            <m:chr m:val="̅"/>
            <m:ctrlPr>
              <w:rPr>
                <w:rFonts w:ascii="Cambria Math" w:hAnsi="Cambria Math"/>
                <w:i/>
                <w:sz w:val="24"/>
                <w:szCs w:val="24"/>
              </w:rPr>
            </m:ctrlPr>
          </m:accPr>
          <m:e>
            <m:r>
              <m:rPr/>
              <w:rPr>
                <w:rFonts w:ascii="Cambria Math" w:hAnsi="Cambria Math"/>
                <w:sz w:val="24"/>
                <w:szCs w:val="24"/>
              </w:rPr>
              <m:t>q</m:t>
            </m:r>
            <m:ctrlPr>
              <w:rPr>
                <w:rFonts w:ascii="Cambria Math" w:hAnsi="Cambria Math"/>
                <w:i/>
                <w:sz w:val="24"/>
                <w:szCs w:val="24"/>
              </w:rPr>
            </m:ctrlPr>
          </m:e>
        </m:acc>
      </m:oMath>
      <w:r>
        <w:rPr>
          <w:sz w:val="24"/>
          <w:szCs w:val="24"/>
        </w:rPr>
        <w:t xml:space="preserve"> </w:t>
      </w:r>
      <w:bookmarkEnd w:id="41"/>
      <w:r>
        <w:rPr>
          <w:sz w:val="24"/>
          <w:szCs w:val="24"/>
        </w:rPr>
        <w:t xml:space="preserve">ở mức 1, M6 và M1 sẽ dẫn. Các Bitline được nạp ở mức cao. Cả </w:t>
      </w:r>
      <m:oMath>
        <m:acc>
          <m:accPr>
            <m:chr m:val="̅"/>
            <m:ctrlPr>
              <w:rPr>
                <w:rFonts w:ascii="Cambria Math" w:hAnsi="Cambria Math"/>
                <w:i/>
                <w:sz w:val="24"/>
                <w:szCs w:val="24"/>
              </w:rPr>
            </m:ctrlPr>
          </m:accPr>
          <m:e>
            <m:r>
              <m:rPr/>
              <w:rPr>
                <w:rFonts w:ascii="Cambria Math" w:hAnsi="Cambria Math"/>
                <w:sz w:val="24"/>
                <w:szCs w:val="24"/>
              </w:rPr>
              <m:t>q</m:t>
            </m:r>
            <m:ctrlPr>
              <w:rPr>
                <w:rFonts w:ascii="Cambria Math" w:hAnsi="Cambria Math"/>
                <w:i/>
                <w:sz w:val="24"/>
                <w:szCs w:val="24"/>
              </w:rPr>
            </m:ctrlPr>
          </m:e>
        </m:acc>
      </m:oMath>
      <w:r>
        <w:rPr>
          <w:sz w:val="24"/>
          <w:szCs w:val="24"/>
        </w:rPr>
        <w:t xml:space="preserve"> và </w:t>
      </w:r>
      <w:r>
        <w:rPr>
          <w:i/>
          <w:sz w:val="24"/>
          <w:szCs w:val="24"/>
        </w:rPr>
        <w:t>b</w:t>
      </w:r>
      <w:r>
        <w:rPr>
          <w:sz w:val="24"/>
          <w:szCs w:val="24"/>
        </w:rPr>
        <w:t xml:space="preserve"> được duy trì ở mức 1. Khi wordline được nâng lên mức cao sẽ kích cho M3 và M4 dẫn, lúc này do có sự chênh lệch về áp nên sẽ có  dòng</w:t>
      </w:r>
      <m:oMath>
        <m:sSub>
          <m:sSubPr>
            <m:ctrlPr>
              <w:rPr>
                <w:rFonts w:ascii="Cambria Math" w:hAnsi="Cambria Math"/>
                <w:i/>
                <w:sz w:val="24"/>
                <w:szCs w:val="24"/>
              </w:rPr>
            </m:ctrlPr>
          </m:sSubPr>
          <m:e>
            <m:r>
              <m:rPr/>
              <w:rPr>
                <w:rFonts w:ascii="Cambria Math" w:hAnsi="Cambria Math"/>
                <w:sz w:val="24"/>
                <w:szCs w:val="24"/>
              </w:rPr>
              <m:t xml:space="preserve"> I</m:t>
            </m:r>
            <m:ctrlPr>
              <w:rPr>
                <w:rFonts w:ascii="Cambria Math" w:hAnsi="Cambria Math"/>
                <w:i/>
                <w:sz w:val="24"/>
                <w:szCs w:val="24"/>
              </w:rPr>
            </m:ctrlPr>
          </m:e>
          <m:sub>
            <m:r>
              <m:rPr/>
              <w:rPr>
                <w:rFonts w:ascii="Cambria Math" w:hAnsi="Cambria Math"/>
                <w:sz w:val="24"/>
                <w:szCs w:val="24"/>
              </w:rPr>
              <m:t>cell</m:t>
            </m:r>
            <m:ctrlPr>
              <w:rPr>
                <w:rFonts w:ascii="Cambria Math" w:hAnsi="Cambria Math"/>
                <w:i/>
                <w:sz w:val="24"/>
                <w:szCs w:val="24"/>
              </w:rPr>
            </m:ctrlPr>
          </m:sub>
        </m:sSub>
      </m:oMath>
      <w:r>
        <w:rPr>
          <w:sz w:val="24"/>
          <w:szCs w:val="24"/>
        </w:rPr>
        <w:t xml:space="preserve"> qua M3 và M1 như hình a. Đồng thời, q được giữ ở mức thấp bởi M1, nhưng được nâng lên do dòng chạy vào từ M3 nên điểm q có xu hướng tăng nhẹ. Do đó, áp ngưỡng trên M2 phải đủ lớn để dòng từ M3 không làm cho q tăng vượt ngưỡng M2 làm nó thay đổi giá trị. Do đó ta phải lập tỉ lệ sao cho W1/W3=1.5 để điểm q vẫn nằm dưới ngưỡng chuyển đổi. Những ràng buộc này giúp quá trình đọc một cách ổn định. Những thay đổi nhỏ của của q,</w:t>
      </w:r>
      <m:oMath>
        <m:r>
          <m:rPr/>
          <w:rPr>
            <w:rFonts w:ascii="Cambria Math" w:hAnsi="Cambria Math"/>
            <w:sz w:val="24"/>
            <w:szCs w:val="24"/>
          </w:rPr>
          <m:t xml:space="preserve"> </m:t>
        </m:r>
        <m:acc>
          <m:accPr>
            <m:chr m:val="̅"/>
            <m:ctrlPr>
              <w:rPr>
                <w:rFonts w:ascii="Cambria Math" w:hAnsi="Cambria Math"/>
                <w:i/>
                <w:sz w:val="24"/>
                <w:szCs w:val="24"/>
              </w:rPr>
            </m:ctrlPr>
          </m:accPr>
          <m:e>
            <m:r>
              <m:rPr/>
              <w:rPr>
                <w:rFonts w:ascii="Cambria Math" w:hAnsi="Cambria Math"/>
                <w:sz w:val="24"/>
                <w:szCs w:val="24"/>
              </w:rPr>
              <m:t>q</m:t>
            </m:r>
            <m:ctrlPr>
              <w:rPr>
                <w:rFonts w:ascii="Cambria Math" w:hAnsi="Cambria Math"/>
                <w:i/>
                <w:sz w:val="24"/>
                <w:szCs w:val="24"/>
              </w:rPr>
            </m:ctrlPr>
          </m:e>
        </m:acc>
      </m:oMath>
      <w:r>
        <w:rPr>
          <w:rFonts w:eastAsiaTheme="minorEastAsia"/>
          <w:sz w:val="24"/>
          <w:szCs w:val="24"/>
        </w:rPr>
        <w:t xml:space="preserve"> giúp ta nhận dạng dữ liệu đang lưu trữ trong cell thông qua các mạch sensor. </w:t>
      </w:r>
      <w:r>
        <w:rPr>
          <w:sz w:val="24"/>
          <w:szCs w:val="24"/>
        </w:rPr>
        <w:t>Các dạng sóng cho hoạt động đọc được thể hiện trong hình (b). Quan sát thấy q tăng trong giây lát, nhưng không làm thay đổi dữ liệu.</w:t>
      </w:r>
    </w:p>
    <w:p>
      <w:pPr>
        <w:tabs>
          <w:tab w:val="left" w:pos="1392"/>
          <w:tab w:val="left" w:leader="dot" w:pos="1440"/>
          <w:tab w:val="left" w:pos="3384"/>
        </w:tabs>
        <w:rPr>
          <w:b/>
          <w:sz w:val="24"/>
          <w:szCs w:val="24"/>
        </w:rPr>
      </w:pPr>
      <w:r>
        <w:rPr>
          <w:sz w:val="24"/>
          <w:szCs w:val="24"/>
        </w:rPr>
        <w:drawing>
          <wp:anchor distT="0" distB="0" distL="114300" distR="114300" simplePos="0" relativeHeight="251660288" behindDoc="0" locked="0" layoutInCell="1" allowOverlap="1">
            <wp:simplePos x="0" y="0"/>
            <wp:positionH relativeFrom="margin">
              <wp:posOffset>-15240</wp:posOffset>
            </wp:positionH>
            <wp:positionV relativeFrom="paragraph">
              <wp:posOffset>60960</wp:posOffset>
            </wp:positionV>
            <wp:extent cx="5943600" cy="4185920"/>
            <wp:effectExtent l="0" t="0" r="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4185920"/>
                    </a:xfrm>
                    <a:prstGeom prst="rect">
                      <a:avLst/>
                    </a:prstGeom>
                  </pic:spPr>
                </pic:pic>
              </a:graphicData>
            </a:graphic>
          </wp:anchor>
        </w:drawing>
      </w:r>
    </w:p>
    <w:p>
      <w:pPr>
        <w:tabs>
          <w:tab w:val="left" w:pos="1392"/>
          <w:tab w:val="left" w:leader="dot" w:pos="1440"/>
          <w:tab w:val="left" w:pos="3384"/>
        </w:tabs>
        <w:rPr>
          <w:b/>
          <w:sz w:val="24"/>
          <w:szCs w:val="24"/>
        </w:rPr>
      </w:pPr>
      <w:r>
        <w:rPr>
          <w:sz w:val="24"/>
          <w:szCs w:val="24"/>
        </w:rPr>
        <mc:AlternateContent>
          <mc:Choice Requires="wps">
            <w:drawing>
              <wp:anchor distT="0" distB="0" distL="114300" distR="114300" simplePos="0" relativeHeight="251663360" behindDoc="0" locked="0" layoutInCell="1" allowOverlap="1">
                <wp:simplePos x="0" y="0"/>
                <wp:positionH relativeFrom="column">
                  <wp:posOffset>419100</wp:posOffset>
                </wp:positionH>
                <wp:positionV relativeFrom="paragraph">
                  <wp:posOffset>93345</wp:posOffset>
                </wp:positionV>
                <wp:extent cx="521208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a:effectLst/>
                      </wps:spPr>
                      <wps:txbx>
                        <w:txbxContent>
                          <w:p>
                            <w:pPr>
                              <w:pStyle w:val="8"/>
                              <w:jc w:val="center"/>
                              <w:rPr>
                                <w:b/>
                                <w:i w:val="0"/>
                                <w:iCs w:val="0"/>
                                <w:color w:val="auto"/>
                                <w:sz w:val="22"/>
                                <w:szCs w:val="22"/>
                              </w:rPr>
                            </w:pPr>
                            <w:bookmarkStart w:id="77" w:name="_Toc67342681"/>
                            <w:r>
                              <w:rPr>
                                <w:b/>
                                <w:i w:val="0"/>
                                <w:iCs w:val="0"/>
                                <w:color w:val="auto"/>
                                <w:sz w:val="22"/>
                                <w:szCs w:val="22"/>
                              </w:rPr>
                              <w:t xml:space="preserve">Hình 3.2. </w:t>
                            </w:r>
                            <w:r>
                              <w:rPr>
                                <w:b/>
                                <w:i w:val="0"/>
                                <w:iCs w:val="0"/>
                                <w:color w:val="auto"/>
                                <w:sz w:val="22"/>
                                <w:szCs w:val="22"/>
                              </w:rPr>
                              <w:fldChar w:fldCharType="begin"/>
                            </w:r>
                            <w:r>
                              <w:rPr>
                                <w:b/>
                                <w:i w:val="0"/>
                                <w:iCs w:val="0"/>
                                <w:color w:val="auto"/>
                                <w:sz w:val="22"/>
                                <w:szCs w:val="22"/>
                              </w:rPr>
                              <w:instrText xml:space="preserve"> SEQ Hình_3.2. \* ARABIC </w:instrText>
                            </w:r>
                            <w:r>
                              <w:rPr>
                                <w:b/>
                                <w:i w:val="0"/>
                                <w:iCs w:val="0"/>
                                <w:color w:val="auto"/>
                                <w:sz w:val="22"/>
                                <w:szCs w:val="22"/>
                              </w:rPr>
                              <w:fldChar w:fldCharType="separate"/>
                            </w:r>
                            <w:r>
                              <w:rPr>
                                <w:b/>
                                <w:i w:val="0"/>
                                <w:iCs w:val="0"/>
                                <w:color w:val="auto"/>
                                <w:sz w:val="22"/>
                                <w:szCs w:val="22"/>
                              </w:rPr>
                              <w:t>1</w:t>
                            </w:r>
                            <w:r>
                              <w:rPr>
                                <w:b/>
                                <w:i w:val="0"/>
                                <w:iCs w:val="0"/>
                                <w:color w:val="auto"/>
                                <w:sz w:val="22"/>
                                <w:szCs w:val="22"/>
                              </w:rPr>
                              <w:fldChar w:fldCharType="end"/>
                            </w:r>
                            <w:r>
                              <w:rPr>
                                <w:b/>
                                <w:i w:val="0"/>
                                <w:iCs w:val="0"/>
                                <w:color w:val="auto"/>
                                <w:sz w:val="22"/>
                                <w:szCs w:val="22"/>
                              </w:rPr>
                              <w:t xml:space="preserve"> Quá trình đọc SRAM</w:t>
                            </w:r>
                            <w:bookmarkEnd w:id="77"/>
                            <w:r>
                              <w:rPr>
                                <w:b/>
                                <w:i w:val="0"/>
                                <w:iCs w:val="0"/>
                                <w:color w:val="auto"/>
                                <w:sz w:val="22"/>
                                <w:szCs w:val="22"/>
                              </w:rPr>
                              <w:t>[10]</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3pt;margin-top:7.35pt;height:0.05pt;width:410.4pt;mso-wrap-distance-bottom:0pt;mso-wrap-distance-left:9pt;mso-wrap-distance-right:9pt;mso-wrap-distance-top:0pt;z-index:251663360;mso-width-relative:page;mso-height-relative:page;" fillcolor="#FFFFFF" filled="t" stroked="f" coordsize="21600,21600" o:gfxdata="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NuxGM1wAAAAgBAAAPAAAAAAAAAAEAIAAAACIAAABkcnMvZG93bnJldi54bWxQ&#10;SwECFAAUAAAACACHTuJAWXrfrjECAACBBAAADgAAAAAAAAABACAAAAAmAQAAZHJzL2Uyb0RvYy54&#10;bWxQSwUGAAAAAAYABgBZAQAAyQUAAAAA&#10;">
                <v:fill on="t" focussize="0,0"/>
                <v:stroke on="f"/>
                <v:imagedata o:title=""/>
                <o:lock v:ext="edit" aspectratio="f"/>
                <v:textbox inset="0mm,0mm,0mm,0mm" style="mso-fit-shape-to-text:t;">
                  <w:txbxContent>
                    <w:p>
                      <w:pPr>
                        <w:pStyle w:val="8"/>
                        <w:jc w:val="center"/>
                        <w:rPr>
                          <w:b/>
                          <w:i w:val="0"/>
                          <w:iCs w:val="0"/>
                          <w:color w:val="auto"/>
                          <w:sz w:val="22"/>
                          <w:szCs w:val="22"/>
                        </w:rPr>
                      </w:pPr>
                      <w:bookmarkStart w:id="77" w:name="_Toc67342681"/>
                      <w:r>
                        <w:rPr>
                          <w:b/>
                          <w:i w:val="0"/>
                          <w:iCs w:val="0"/>
                          <w:color w:val="auto"/>
                          <w:sz w:val="22"/>
                          <w:szCs w:val="22"/>
                        </w:rPr>
                        <w:t xml:space="preserve">Hình 3.2. </w:t>
                      </w:r>
                      <w:r>
                        <w:rPr>
                          <w:b/>
                          <w:i w:val="0"/>
                          <w:iCs w:val="0"/>
                          <w:color w:val="auto"/>
                          <w:sz w:val="22"/>
                          <w:szCs w:val="22"/>
                        </w:rPr>
                        <w:fldChar w:fldCharType="begin"/>
                      </w:r>
                      <w:r>
                        <w:rPr>
                          <w:b/>
                          <w:i w:val="0"/>
                          <w:iCs w:val="0"/>
                          <w:color w:val="auto"/>
                          <w:sz w:val="22"/>
                          <w:szCs w:val="22"/>
                        </w:rPr>
                        <w:instrText xml:space="preserve"> SEQ Hình_3.2. \* ARABIC </w:instrText>
                      </w:r>
                      <w:r>
                        <w:rPr>
                          <w:b/>
                          <w:i w:val="0"/>
                          <w:iCs w:val="0"/>
                          <w:color w:val="auto"/>
                          <w:sz w:val="22"/>
                          <w:szCs w:val="22"/>
                        </w:rPr>
                        <w:fldChar w:fldCharType="separate"/>
                      </w:r>
                      <w:r>
                        <w:rPr>
                          <w:b/>
                          <w:i w:val="0"/>
                          <w:iCs w:val="0"/>
                          <w:color w:val="auto"/>
                          <w:sz w:val="22"/>
                          <w:szCs w:val="22"/>
                        </w:rPr>
                        <w:t>1</w:t>
                      </w:r>
                      <w:r>
                        <w:rPr>
                          <w:b/>
                          <w:i w:val="0"/>
                          <w:iCs w:val="0"/>
                          <w:color w:val="auto"/>
                          <w:sz w:val="22"/>
                          <w:szCs w:val="22"/>
                        </w:rPr>
                        <w:fldChar w:fldCharType="end"/>
                      </w:r>
                      <w:r>
                        <w:rPr>
                          <w:b/>
                          <w:i w:val="0"/>
                          <w:iCs w:val="0"/>
                          <w:color w:val="auto"/>
                          <w:sz w:val="22"/>
                          <w:szCs w:val="22"/>
                        </w:rPr>
                        <w:t xml:space="preserve"> Quá trình đọc SRAM</w:t>
                      </w:r>
                      <w:bookmarkEnd w:id="77"/>
                      <w:r>
                        <w:rPr>
                          <w:b/>
                          <w:i w:val="0"/>
                          <w:iCs w:val="0"/>
                          <w:color w:val="auto"/>
                          <w:sz w:val="22"/>
                          <w:szCs w:val="22"/>
                        </w:rPr>
                        <w:t>[10]</w:t>
                      </w:r>
                    </w:p>
                  </w:txbxContent>
                </v:textbox>
                <w10:wrap type="square"/>
              </v:shape>
            </w:pict>
          </mc:Fallback>
        </mc:AlternateContent>
      </w:r>
      <w:bookmarkStart w:id="42" w:name="_Toc67343022"/>
    </w:p>
    <w:p>
      <w:pPr>
        <w:pStyle w:val="3"/>
        <w:spacing w:before="120" w:after="120" w:line="260" w:lineRule="auto"/>
        <w:jc w:val="both"/>
        <w:rPr>
          <w:rFonts w:ascii="Times New Roman" w:hAnsi="Times New Roman" w:cs="Times New Roman"/>
          <w:b/>
          <w:color w:val="auto"/>
          <w:sz w:val="24"/>
          <w:szCs w:val="24"/>
        </w:rPr>
      </w:pPr>
      <w:bookmarkStart w:id="43" w:name="_Toc68207678"/>
      <w:r>
        <w:rPr>
          <w:rFonts w:ascii="Times New Roman" w:hAnsi="Times New Roman" w:cs="Times New Roman"/>
          <w:b/>
          <w:color w:val="auto"/>
          <w:sz w:val="24"/>
          <w:szCs w:val="24"/>
        </w:rPr>
        <w:t>3.3  Quá trình ghi SRAM</w:t>
      </w:r>
      <w:bookmarkEnd w:id="42"/>
      <w:bookmarkEnd w:id="43"/>
    </w:p>
    <w:p>
      <w:pPr>
        <w:tabs>
          <w:tab w:val="left" w:pos="1392"/>
          <w:tab w:val="left" w:leader="dot" w:pos="1440"/>
          <w:tab w:val="left" w:pos="3384"/>
        </w:tabs>
        <w:spacing w:before="120" w:after="120" w:line="260" w:lineRule="auto"/>
        <w:jc w:val="both"/>
        <w:rPr>
          <w:b/>
          <w:sz w:val="24"/>
          <w:szCs w:val="24"/>
        </w:rPr>
      </w:pPr>
      <w:r>
        <w:rPr>
          <w:sz w:val="24"/>
          <w:szCs w:val="24"/>
        </w:rPr>
        <w:t xml:space="preserve">Hình 3.4 cho thấy ô nhớ SRAM đang được ghi. Ta giả sử,q khởi tạo ban đầu là 0 và chúng ta muốn viết 1 vào ô nhớ. b được nạp trước ở mức cao và thả nổi. </w:t>
      </w:r>
      <m:oMath>
        <m:acc>
          <m:accPr>
            <m:chr m:val="̅"/>
            <m:ctrlPr>
              <w:rPr>
                <w:rFonts w:ascii="Cambria Math" w:hAnsi="Cambria Math"/>
                <w:i/>
                <w:sz w:val="24"/>
                <w:szCs w:val="24"/>
              </w:rPr>
            </m:ctrlPr>
          </m:accPr>
          <m:e>
            <m:r>
              <m:rPr/>
              <w:rPr>
                <w:rFonts w:ascii="Cambria Math" w:hAnsi="Cambria Math"/>
                <w:sz w:val="24"/>
                <w:szCs w:val="24"/>
              </w:rPr>
              <m:t xml:space="preserve">b </m:t>
            </m:r>
            <m:ctrlPr>
              <w:rPr>
                <w:rFonts w:ascii="Cambria Math" w:hAnsi="Cambria Math"/>
                <w:i/>
                <w:sz w:val="24"/>
                <w:szCs w:val="24"/>
              </w:rPr>
            </m:ctrlPr>
          </m:e>
        </m:acc>
      </m:oMath>
      <w:r>
        <w:rPr>
          <w:sz w:val="24"/>
          <w:szCs w:val="24"/>
        </w:rPr>
        <w:t xml:space="preserve">được kéo xuống thấp. Làm tương tự như quá trình đọc. Ta đưa wordline lên mức cao làm cho M6, M1 dẫn. Sự chênh lệch áp làm xuất hiện dòng qua M6, M4, đông thời </w:t>
      </w:r>
      <w:r>
        <w:rPr>
          <w:rFonts w:eastAsiaTheme="minorEastAsia"/>
          <w:sz w:val="24"/>
          <w:szCs w:val="24"/>
        </w:rPr>
        <w:t xml:space="preserve">làm </w:t>
      </w:r>
      <m:oMath>
        <m:acc>
          <w:bookmarkStart w:id="44" w:name="_Hlk67035593"/>
          <m:accPr>
            <m:chr m:val="̅"/>
            <m:ctrlPr>
              <w:rPr>
                <w:rFonts w:ascii="Cambria Math" w:hAnsi="Cambria Math"/>
                <w:i/>
                <w:sz w:val="24"/>
                <w:szCs w:val="24"/>
              </w:rPr>
            </m:ctrlPr>
          </m:accPr>
          <m:e>
            <m:r>
              <m:rPr/>
              <w:rPr>
                <w:rFonts w:ascii="Cambria Math" w:hAnsi="Cambria Math"/>
                <w:sz w:val="24"/>
                <w:szCs w:val="24"/>
              </w:rPr>
              <m:t>q</m:t>
            </m:r>
            <m:ctrlPr>
              <w:rPr>
                <w:rFonts w:ascii="Cambria Math" w:hAnsi="Cambria Math"/>
                <w:i/>
                <w:sz w:val="24"/>
                <w:szCs w:val="24"/>
              </w:rPr>
            </m:ctrlPr>
          </m:e>
        </m:acc>
      </m:oMath>
      <w:r>
        <w:rPr>
          <w:rFonts w:eastAsiaTheme="minorEastAsia"/>
          <w:sz w:val="24"/>
          <w:szCs w:val="24"/>
        </w:rPr>
        <w:t xml:space="preserve"> </w:t>
      </w:r>
      <w:bookmarkEnd w:id="44"/>
      <w:r>
        <w:rPr>
          <w:rFonts w:eastAsiaTheme="minorEastAsia"/>
          <w:sz w:val="24"/>
          <w:szCs w:val="24"/>
        </w:rPr>
        <w:t xml:space="preserve">xuống mức thấp và q lên mức cao. Để giá trị </w:t>
      </w:r>
      <m:oMath>
        <m:acc>
          <m:accPr>
            <m:chr m:val="̅"/>
            <m:ctrlPr>
              <w:rPr>
                <w:rFonts w:ascii="Cambria Math" w:hAnsi="Cambria Math" w:eastAsiaTheme="minorEastAsia"/>
                <w:i/>
                <w:sz w:val="24"/>
                <w:szCs w:val="24"/>
              </w:rPr>
            </m:ctrlPr>
          </m:accPr>
          <m:e>
            <m:r>
              <m:rPr/>
              <w:rPr>
                <w:rFonts w:ascii="Cambria Math" w:hAnsi="Cambria Math" w:eastAsiaTheme="minorEastAsia"/>
                <w:sz w:val="24"/>
                <w:szCs w:val="24"/>
              </w:rPr>
              <m:t>q</m:t>
            </m:r>
            <m:ctrlPr>
              <w:rPr>
                <w:rFonts w:ascii="Cambria Math" w:hAnsi="Cambria Math" w:eastAsiaTheme="minorEastAsia"/>
                <w:i/>
                <w:sz w:val="24"/>
                <w:szCs w:val="24"/>
              </w:rPr>
            </m:ctrlPr>
          </m:e>
        </m:acc>
      </m:oMath>
      <w:r>
        <w:rPr>
          <w:rFonts w:eastAsiaTheme="minorEastAsia"/>
          <w:sz w:val="24"/>
          <w:szCs w:val="24"/>
        </w:rPr>
        <w:t xml:space="preserve"> thay đổi không làm ảnh hưởng đến giá trị ghi thì M5 phải ở trạng thái ngưng dẫn. Do đó, áp ngưỡng trên M5 phải nhỏ đủ để </w:t>
      </w:r>
      <m:oMath>
        <m:acc>
          <m:accPr>
            <m:chr m:val="̅"/>
            <m:ctrlPr>
              <w:rPr>
                <w:rFonts w:ascii="Cambria Math" w:hAnsi="Cambria Math" w:eastAsiaTheme="minorEastAsia"/>
                <w:i/>
                <w:sz w:val="24"/>
                <w:szCs w:val="24"/>
              </w:rPr>
            </m:ctrlPr>
          </m:accPr>
          <m:e>
            <m:r>
              <m:rPr/>
              <w:rPr>
                <w:rFonts w:ascii="Cambria Math" w:hAnsi="Cambria Math" w:eastAsiaTheme="minorEastAsia"/>
                <w:sz w:val="24"/>
                <w:szCs w:val="24"/>
              </w:rPr>
              <m:t>q</m:t>
            </m:r>
            <m:ctrlPr>
              <w:rPr>
                <w:rFonts w:ascii="Cambria Math" w:hAnsi="Cambria Math" w:eastAsiaTheme="minorEastAsia"/>
                <w:i/>
                <w:sz w:val="24"/>
                <w:szCs w:val="24"/>
              </w:rPr>
            </m:ctrlPr>
          </m:e>
        </m:acc>
      </m:oMath>
      <w:r>
        <w:rPr>
          <w:rFonts w:eastAsiaTheme="minorEastAsia"/>
          <w:sz w:val="24"/>
          <w:szCs w:val="24"/>
        </w:rPr>
        <w:t xml:space="preserve"> xuống mức thấp mà không bị ảnh hưởng. Ta lấy tỉ lệ W4/W6=1.5. Kết quả sau quá trình này đúng với yêu cầu ghi 1 vào ô nhớ.</w:t>
      </w:r>
      <w:r>
        <w:rPr>
          <w:b/>
          <w:sz w:val="24"/>
          <w:szCs w:val="24"/>
        </w:rPr>
        <w:t xml:space="preserve"> </w:t>
      </w:r>
      <w:r>
        <w:rPr>
          <w:sz w:val="24"/>
          <w:szCs w:val="24"/>
        </w:rPr>
        <w:t>Quan sát dạng sóng hình (b) ta dễ thấy được sự chuyển đổi giá trị của các điểm cũng như đường tín hiệu của quá trình ghi dữ liệu.</w:t>
      </w:r>
    </w:p>
    <w:p>
      <w:pPr>
        <w:pStyle w:val="2"/>
        <w:spacing w:before="120" w:after="120" w:line="260" w:lineRule="auto"/>
        <w:jc w:val="center"/>
        <w:rPr>
          <w:rFonts w:ascii="Times New Roman" w:hAnsi="Times New Roman" w:cs="Times New Roman"/>
          <w:color w:val="auto"/>
          <w:sz w:val="40"/>
          <w:szCs w:val="40"/>
        </w:rPr>
        <w:sectPr>
          <w:pgSz w:w="12240" w:h="15840"/>
          <w:pgMar w:top="1440" w:right="1440" w:bottom="1440" w:left="1440" w:header="720" w:footer="720" w:gutter="0"/>
          <w:cols w:space="720" w:num="1"/>
          <w:docGrid w:linePitch="360" w:charSpace="0"/>
        </w:sectPr>
      </w:pPr>
      <w:bookmarkStart w:id="45" w:name="_Toc67343023"/>
    </w:p>
    <w:p>
      <w:pPr>
        <w:pStyle w:val="2"/>
        <w:spacing w:before="120" w:after="120" w:line="260" w:lineRule="auto"/>
        <w:jc w:val="center"/>
        <w:rPr>
          <w:rFonts w:ascii="Times New Roman" w:hAnsi="Times New Roman" w:cs="Times New Roman"/>
          <w:color w:val="auto"/>
          <w:sz w:val="40"/>
          <w:szCs w:val="40"/>
        </w:rPr>
        <w:sectPr>
          <w:pgSz w:w="12240" w:h="15840"/>
          <w:pgMar w:top="1440" w:right="1440" w:bottom="1440" w:left="1440" w:header="720" w:footer="720" w:gutter="0"/>
          <w:cols w:space="720" w:num="1"/>
          <w:docGrid w:linePitch="360" w:charSpace="0"/>
        </w:sectPr>
      </w:pPr>
      <w:bookmarkStart w:id="46" w:name="_Toc68207679"/>
      <w:r>
        <w:rPr>
          <w:rFonts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-83820</wp:posOffset>
                </wp:positionH>
                <wp:positionV relativeFrom="paragraph">
                  <wp:posOffset>5218430</wp:posOffset>
                </wp:positionV>
                <wp:extent cx="59436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pPr>
                              <w:pStyle w:val="8"/>
                              <w:jc w:val="center"/>
                              <w:rPr>
                                <w:b/>
                                <w:color w:val="000000" w:themeColor="text1"/>
                                <w:sz w:val="26"/>
                                <w:szCs w:val="26"/>
                                <w14:textFill>
                                  <w14:solidFill>
                                    <w14:schemeClr w14:val="tx1"/>
                                  </w14:solidFill>
                                </w14:textFill>
                              </w:rPr>
                            </w:pPr>
                            <w:bookmarkStart w:id="78" w:name="_Toc67309576"/>
                            <w:bookmarkStart w:id="79" w:name="_Toc67309838"/>
                            <w:bookmarkStart w:id="80" w:name="_Toc67309673"/>
                            <w:bookmarkStart w:id="81" w:name="_Toc67342682"/>
                            <w:r>
                              <w:rPr>
                                <w:b/>
                                <w:color w:val="000000" w:themeColor="text1"/>
                                <w:sz w:val="22"/>
                                <w:szCs w:val="22"/>
                                <w14:textFill>
                                  <w14:solidFill>
                                    <w14:schemeClr w14:val="tx1"/>
                                  </w14:solidFill>
                                </w14:textFill>
                              </w:rPr>
                              <w:t>Hình 3.2.</w:t>
                            </w:r>
                            <w:r>
                              <w:rPr>
                                <w:b/>
                                <w:color w:val="000000" w:themeColor="text1"/>
                                <w:sz w:val="22"/>
                                <w:szCs w:val="22"/>
                                <w14:textFill>
                                  <w14:solidFill>
                                    <w14:schemeClr w14:val="tx1"/>
                                  </w14:solidFill>
                                </w14:textFill>
                              </w:rPr>
                              <w:fldChar w:fldCharType="begin"/>
                            </w:r>
                            <w:r>
                              <w:rPr>
                                <w:b/>
                                <w:color w:val="000000" w:themeColor="text1"/>
                                <w:sz w:val="22"/>
                                <w:szCs w:val="22"/>
                                <w14:textFill>
                                  <w14:solidFill>
                                    <w14:schemeClr w14:val="tx1"/>
                                  </w14:solidFill>
                                </w14:textFill>
                              </w:rPr>
                              <w:instrText xml:space="preserve"> SEQ Hình_3.2. \* ARABIC </w:instrText>
                            </w:r>
                            <w:r>
                              <w:rPr>
                                <w:b/>
                                <w:color w:val="000000" w:themeColor="text1"/>
                                <w:sz w:val="22"/>
                                <w:szCs w:val="22"/>
                                <w14:textFill>
                                  <w14:solidFill>
                                    <w14:schemeClr w14:val="tx1"/>
                                  </w14:solidFill>
                                </w14:textFill>
                              </w:rPr>
                              <w:fldChar w:fldCharType="separate"/>
                            </w:r>
                            <w:r>
                              <w:rPr>
                                <w:b/>
                                <w:color w:val="000000" w:themeColor="text1"/>
                                <w:sz w:val="22"/>
                                <w:szCs w:val="22"/>
                                <w14:textFill>
                                  <w14:solidFill>
                                    <w14:schemeClr w14:val="tx1"/>
                                  </w14:solidFill>
                                </w14:textFill>
                              </w:rPr>
                              <w:t>3</w:t>
                            </w:r>
                            <w:r>
                              <w:rPr>
                                <w:b/>
                                <w:color w:val="000000" w:themeColor="text1"/>
                                <w:sz w:val="22"/>
                                <w:szCs w:val="22"/>
                                <w14:textFill>
                                  <w14:solidFill>
                                    <w14:schemeClr w14:val="tx1"/>
                                  </w14:solidFill>
                                </w14:textFill>
                              </w:rPr>
                              <w:fldChar w:fldCharType="end"/>
                            </w:r>
                            <w:r>
                              <w:rPr>
                                <w:b/>
                                <w:color w:val="000000" w:themeColor="text1"/>
                                <w:sz w:val="22"/>
                                <w:szCs w:val="22"/>
                                <w14:textFill>
                                  <w14:solidFill>
                                    <w14:schemeClr w14:val="tx1"/>
                                  </w14:solidFill>
                                </w14:textFill>
                              </w:rPr>
                              <w:t xml:space="preserve"> Quá trình ghi SRAM</w:t>
                            </w:r>
                            <w:bookmarkEnd w:id="78"/>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6.6pt;margin-top:410.9pt;height:0.05pt;width:468pt;mso-wrap-distance-bottom:0pt;mso-wrap-distance-left:9pt;mso-wrap-distance-right:9pt;mso-wrap-distance-top:0pt;z-index:251662336;mso-width-relative:page;mso-height-relative:page;" fillcolor="#FFFFFF" filled="t" stroked="f" coordsize="21600,21600" o:gfxdata="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ZINWftsAAAALAQAADwAAAAAAAAABACAAAAAiAAAAZHJzL2Rvd25yZXYu&#10;eG1sUEsBAhQAFAAAAAgAh07iQIv0k2wxAgAAgQQAAA4AAAAAAAAAAQAgAAAAKgEAAGRycy9lMm9E&#10;b2MueG1sUEsFBgAAAAAGAAYAWQEAAM0FAAAAAA==&#10;">
                <v:fill on="t" focussize="0,0"/>
                <v:stroke on="f"/>
                <v:imagedata o:title=""/>
                <o:lock v:ext="edit" aspectratio="f"/>
                <v:textbox inset="0mm,0mm,0mm,0mm" style="mso-fit-shape-to-text:t;">
                  <w:txbxContent>
                    <w:p>
                      <w:pPr>
                        <w:pStyle w:val="8"/>
                        <w:jc w:val="center"/>
                        <w:rPr>
                          <w:b/>
                          <w:color w:val="000000" w:themeColor="text1"/>
                          <w:sz w:val="26"/>
                          <w:szCs w:val="26"/>
                          <w14:textFill>
                            <w14:solidFill>
                              <w14:schemeClr w14:val="tx1"/>
                            </w14:solidFill>
                          </w14:textFill>
                        </w:rPr>
                      </w:pPr>
                      <w:bookmarkStart w:id="78" w:name="_Toc67309576"/>
                      <w:bookmarkStart w:id="79" w:name="_Toc67309838"/>
                      <w:bookmarkStart w:id="80" w:name="_Toc67309673"/>
                      <w:bookmarkStart w:id="81" w:name="_Toc67342682"/>
                      <w:r>
                        <w:rPr>
                          <w:b/>
                          <w:color w:val="000000" w:themeColor="text1"/>
                          <w:sz w:val="22"/>
                          <w:szCs w:val="22"/>
                          <w14:textFill>
                            <w14:solidFill>
                              <w14:schemeClr w14:val="tx1"/>
                            </w14:solidFill>
                          </w14:textFill>
                        </w:rPr>
                        <w:t>Hình 3.2.</w:t>
                      </w:r>
                      <w:r>
                        <w:rPr>
                          <w:b/>
                          <w:color w:val="000000" w:themeColor="text1"/>
                          <w:sz w:val="22"/>
                          <w:szCs w:val="22"/>
                          <w14:textFill>
                            <w14:solidFill>
                              <w14:schemeClr w14:val="tx1"/>
                            </w14:solidFill>
                          </w14:textFill>
                        </w:rPr>
                        <w:fldChar w:fldCharType="begin"/>
                      </w:r>
                      <w:r>
                        <w:rPr>
                          <w:b/>
                          <w:color w:val="000000" w:themeColor="text1"/>
                          <w:sz w:val="22"/>
                          <w:szCs w:val="22"/>
                          <w14:textFill>
                            <w14:solidFill>
                              <w14:schemeClr w14:val="tx1"/>
                            </w14:solidFill>
                          </w14:textFill>
                        </w:rPr>
                        <w:instrText xml:space="preserve"> SEQ Hình_3.2. \* ARABIC </w:instrText>
                      </w:r>
                      <w:r>
                        <w:rPr>
                          <w:b/>
                          <w:color w:val="000000" w:themeColor="text1"/>
                          <w:sz w:val="22"/>
                          <w:szCs w:val="22"/>
                          <w14:textFill>
                            <w14:solidFill>
                              <w14:schemeClr w14:val="tx1"/>
                            </w14:solidFill>
                          </w14:textFill>
                        </w:rPr>
                        <w:fldChar w:fldCharType="separate"/>
                      </w:r>
                      <w:r>
                        <w:rPr>
                          <w:b/>
                          <w:color w:val="000000" w:themeColor="text1"/>
                          <w:sz w:val="22"/>
                          <w:szCs w:val="22"/>
                          <w14:textFill>
                            <w14:solidFill>
                              <w14:schemeClr w14:val="tx1"/>
                            </w14:solidFill>
                          </w14:textFill>
                        </w:rPr>
                        <w:t>3</w:t>
                      </w:r>
                      <w:r>
                        <w:rPr>
                          <w:b/>
                          <w:color w:val="000000" w:themeColor="text1"/>
                          <w:sz w:val="22"/>
                          <w:szCs w:val="22"/>
                          <w14:textFill>
                            <w14:solidFill>
                              <w14:schemeClr w14:val="tx1"/>
                            </w14:solidFill>
                          </w14:textFill>
                        </w:rPr>
                        <w:fldChar w:fldCharType="end"/>
                      </w:r>
                      <w:r>
                        <w:rPr>
                          <w:b/>
                          <w:color w:val="000000" w:themeColor="text1"/>
                          <w:sz w:val="22"/>
                          <w:szCs w:val="22"/>
                          <w14:textFill>
                            <w14:solidFill>
                              <w14:schemeClr w14:val="tx1"/>
                            </w14:solidFill>
                          </w14:textFill>
                        </w:rPr>
                        <w:t xml:space="preserve"> Quá trình ghi SRAM</w:t>
                      </w:r>
                      <w:bookmarkEnd w:id="78"/>
                      <w:bookmarkEnd w:id="79"/>
                      <w:bookmarkEnd w:id="80"/>
                      <w:bookmarkEnd w:id="81"/>
                    </w:p>
                  </w:txbxContent>
                </v:textbox>
                <w10:wrap type="square"/>
              </v:shape>
            </w:pict>
          </mc:Fallback>
        </mc:AlternateContent>
      </w:r>
      <w:r>
        <w:rPr>
          <w:rFonts w:ascii="Times New Roman" w:hAnsi="Times New Roman" w:cs="Times New Roman"/>
          <w:sz w:val="24"/>
          <w:szCs w:val="24"/>
        </w:rPr>
        <w:drawing>
          <wp:anchor distT="0" distB="0" distL="114300" distR="114300" simplePos="0" relativeHeight="251661312" behindDoc="0" locked="0" layoutInCell="1" allowOverlap="1">
            <wp:simplePos x="0" y="0"/>
            <wp:positionH relativeFrom="margin">
              <wp:posOffset>99695</wp:posOffset>
            </wp:positionH>
            <wp:positionV relativeFrom="paragraph">
              <wp:posOffset>160655</wp:posOffset>
            </wp:positionV>
            <wp:extent cx="5759450" cy="4856480"/>
            <wp:effectExtent l="0" t="0" r="127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59450" cy="4856480"/>
                    </a:xfrm>
                    <a:prstGeom prst="rect">
                      <a:avLst/>
                    </a:prstGeom>
                  </pic:spPr>
                </pic:pic>
              </a:graphicData>
            </a:graphic>
          </wp:anchor>
        </w:drawing>
      </w:r>
      <w:bookmarkEnd w:id="46"/>
    </w:p>
    <w:bookmarkEnd w:id="45"/>
    <w:p>
      <w:pPr>
        <w:pStyle w:val="2"/>
        <w:spacing w:before="120" w:after="120" w:line="260" w:lineRule="auto"/>
        <w:jc w:val="center"/>
        <w:rPr>
          <w:rFonts w:ascii="Times New Roman" w:hAnsi="Times New Roman" w:cs="Times New Roman"/>
          <w:b/>
          <w:bCs/>
          <w:color w:val="auto"/>
          <w:sz w:val="28"/>
          <w:szCs w:val="28"/>
        </w:rPr>
      </w:pPr>
      <w:bookmarkStart w:id="47" w:name="_Toc68207680"/>
      <w:bookmarkStart w:id="48" w:name="_Toc67343024"/>
      <w:r>
        <w:rPr>
          <w:rFonts w:ascii="Times New Roman" w:hAnsi="Times New Roman" w:cs="Times New Roman"/>
          <w:b/>
          <w:bCs/>
          <w:color w:val="auto"/>
          <w:sz w:val="28"/>
          <w:szCs w:val="28"/>
        </w:rPr>
        <w:t>Chương 4:</w:t>
      </w:r>
      <w:bookmarkEnd w:id="47"/>
    </w:p>
    <w:p>
      <w:pPr>
        <w:pStyle w:val="2"/>
        <w:spacing w:before="120" w:after="120" w:line="260" w:lineRule="auto"/>
        <w:jc w:val="center"/>
        <w:rPr>
          <w:rFonts w:ascii="Times New Roman" w:hAnsi="Times New Roman" w:cs="Times New Roman"/>
          <w:b/>
          <w:bCs/>
          <w:color w:val="auto"/>
          <w:sz w:val="28"/>
          <w:szCs w:val="28"/>
        </w:rPr>
      </w:pPr>
      <w:bookmarkStart w:id="49" w:name="_Toc68207681"/>
      <w:r>
        <w:rPr>
          <w:rFonts w:ascii="Times New Roman" w:hAnsi="Times New Roman" w:cs="Times New Roman"/>
          <w:b/>
          <w:bCs/>
          <w:color w:val="auto"/>
          <w:sz w:val="28"/>
          <w:szCs w:val="28"/>
        </w:rPr>
        <w:t>ĐÁNH GIÁ PHẦN MỀM</w:t>
      </w:r>
      <w:bookmarkEnd w:id="48"/>
      <w:bookmarkEnd w:id="49"/>
    </w:p>
    <w:p>
      <w:pPr>
        <w:pStyle w:val="3"/>
        <w:spacing w:before="120" w:after="120" w:line="260" w:lineRule="auto"/>
        <w:jc w:val="both"/>
        <w:rPr>
          <w:rFonts w:ascii="Times New Roman" w:hAnsi="Times New Roman" w:cs="Times New Roman"/>
          <w:b/>
          <w:color w:val="auto"/>
          <w:sz w:val="24"/>
          <w:szCs w:val="24"/>
        </w:rPr>
      </w:pPr>
      <w:bookmarkStart w:id="50" w:name="_Toc67343025"/>
      <w:bookmarkStart w:id="51" w:name="_Toc68207682"/>
      <w:r>
        <w:rPr>
          <w:rFonts w:ascii="Times New Roman" w:hAnsi="Times New Roman" w:cs="Times New Roman"/>
          <w:b/>
          <w:color w:val="auto"/>
          <w:sz w:val="24"/>
          <w:szCs w:val="24"/>
        </w:rPr>
        <w:t>4.1 QUÁ TRÌNH ĐỌC SRAM</w:t>
      </w:r>
      <w:bookmarkEnd w:id="50"/>
      <w:bookmarkEnd w:id="51"/>
    </w:p>
    <w:p>
      <w:pPr>
        <w:tabs>
          <w:tab w:val="left" w:pos="1392"/>
          <w:tab w:val="left" w:leader="dot" w:pos="1440"/>
          <w:tab w:val="left" w:pos="3384"/>
        </w:tabs>
        <w:spacing w:before="120" w:after="240" w:line="260" w:lineRule="auto"/>
        <w:jc w:val="both"/>
        <w:rPr>
          <w:b/>
          <w:sz w:val="24"/>
          <w:szCs w:val="24"/>
        </w:rPr>
      </w:pPr>
      <w:r>
        <w:rPr>
          <w:b/>
          <w:sz w:val="24"/>
          <w:szCs w:val="24"/>
        </w:rPr>
        <w:t xml:space="preserve">     </w:t>
      </w:r>
      <w:r>
        <w:rPr>
          <w:rFonts w:eastAsia="Calibri"/>
          <w:iCs/>
          <w:sz w:val="24"/>
          <w:szCs w:val="24"/>
        </w:rPr>
        <w:t>Hình 4.1.1 thể hiện các thành phần của 1 ô nhớ cell gồm: 2 transistor pMos và 4 transistor nMos (trong đó 2 transistor để làm cổng điều khiển).</w:t>
      </w:r>
    </w:p>
    <w:p>
      <w:pPr>
        <w:keepNext/>
        <w:spacing w:before="120" w:after="240" w:line="260" w:lineRule="auto"/>
        <w:jc w:val="center"/>
        <w:rPr>
          <w:sz w:val="24"/>
          <w:szCs w:val="24"/>
        </w:rPr>
      </w:pPr>
      <w:r>
        <w:rPr>
          <w:sz w:val="24"/>
          <w:szCs w:val="24"/>
        </w:rPr>
        <w:drawing>
          <wp:inline distT="0" distB="0" distL="114300" distR="114300">
            <wp:extent cx="6224905" cy="5748020"/>
            <wp:effectExtent l="0" t="0" r="8255" b="12700"/>
            <wp:docPr id="45" name="Picture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1"/>
                    <pic:cNvPicPr>
                      <a:picLocks noChangeAspect="1"/>
                    </pic:cNvPicPr>
                  </pic:nvPicPr>
                  <pic:blipFill>
                    <a:blip r:embed="rId23"/>
                    <a:stretch>
                      <a:fillRect/>
                    </a:stretch>
                  </pic:blipFill>
                  <pic:spPr>
                    <a:xfrm>
                      <a:off x="0" y="0"/>
                      <a:ext cx="6224905" cy="5748020"/>
                    </a:xfrm>
                    <a:prstGeom prst="rect">
                      <a:avLst/>
                    </a:prstGeom>
                  </pic:spPr>
                </pic:pic>
              </a:graphicData>
            </a:graphic>
          </wp:inline>
        </w:drawing>
      </w:r>
    </w:p>
    <w:p>
      <w:pPr>
        <w:spacing w:before="240" w:after="240" w:line="260" w:lineRule="auto"/>
        <w:jc w:val="center"/>
        <w:rPr>
          <w:rFonts w:eastAsia="Calibri"/>
          <w:b/>
          <w:iCs/>
          <w:sz w:val="22"/>
          <w:szCs w:val="22"/>
        </w:rPr>
      </w:pPr>
      <w:bookmarkStart w:id="52" w:name="_Toc67340928"/>
      <w:bookmarkStart w:id="53" w:name="_Toc67342828"/>
      <w:r>
        <w:rPr>
          <w:b/>
          <w:iCs/>
          <w:sz w:val="22"/>
          <w:szCs w:val="22"/>
        </w:rPr>
        <w:t>Hình 4.1.</w:t>
      </w:r>
      <w:r>
        <w:rPr>
          <w:b/>
          <w:iCs/>
          <w:sz w:val="22"/>
          <w:szCs w:val="22"/>
        </w:rPr>
        <w:fldChar w:fldCharType="begin"/>
      </w:r>
      <w:r>
        <w:rPr>
          <w:b/>
          <w:iCs/>
          <w:sz w:val="22"/>
          <w:szCs w:val="22"/>
        </w:rPr>
        <w:instrText xml:space="preserve"> SEQ Hình_4.1. \* ARABIC </w:instrText>
      </w:r>
      <w:r>
        <w:rPr>
          <w:b/>
          <w:iCs/>
          <w:sz w:val="22"/>
          <w:szCs w:val="22"/>
        </w:rPr>
        <w:fldChar w:fldCharType="separate"/>
      </w:r>
      <w:r>
        <w:rPr>
          <w:b/>
          <w:iCs/>
          <w:sz w:val="22"/>
          <w:szCs w:val="22"/>
        </w:rPr>
        <w:t>1</w:t>
      </w:r>
      <w:r>
        <w:rPr>
          <w:b/>
          <w:iCs/>
          <w:sz w:val="22"/>
          <w:szCs w:val="22"/>
        </w:rPr>
        <w:fldChar w:fldCharType="end"/>
      </w:r>
      <w:r>
        <w:rPr>
          <w:b/>
          <w:iCs/>
          <w:sz w:val="22"/>
          <w:szCs w:val="22"/>
        </w:rPr>
        <w:t xml:space="preserve"> </w:t>
      </w:r>
      <w:bookmarkEnd w:id="52"/>
      <w:bookmarkEnd w:id="53"/>
      <w:r>
        <w:rPr>
          <w:rFonts w:eastAsia="Calibri"/>
          <w:b/>
          <w:iCs/>
          <w:sz w:val="22"/>
          <w:szCs w:val="22"/>
        </w:rPr>
        <w:t>Sơ đồ nguyên lý SRAM phần đọc.</w:t>
      </w:r>
    </w:p>
    <w:p>
      <w:pPr>
        <w:jc w:val="center"/>
        <w:rPr>
          <w:rFonts w:eastAsia="Calibri"/>
          <w:b/>
          <w:iCs/>
          <w:sz w:val="22"/>
          <w:szCs w:val="22"/>
        </w:rPr>
      </w:pPr>
      <w:r>
        <w:rPr>
          <w:rFonts w:eastAsia="Calibri"/>
          <w:b/>
          <w:iCs/>
          <w:sz w:val="22"/>
          <w:szCs w:val="22"/>
        </w:rPr>
        <w:drawing>
          <wp:inline distT="0" distB="0" distL="114300" distR="114300">
            <wp:extent cx="6242050" cy="6687820"/>
            <wp:effectExtent l="0" t="0" r="6350" b="2540"/>
            <wp:docPr id="58" name="Picture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1"/>
                    <pic:cNvPicPr>
                      <a:picLocks noChangeAspect="1"/>
                    </pic:cNvPicPr>
                  </pic:nvPicPr>
                  <pic:blipFill>
                    <a:blip r:embed="rId24"/>
                    <a:stretch>
                      <a:fillRect/>
                    </a:stretch>
                  </pic:blipFill>
                  <pic:spPr>
                    <a:xfrm>
                      <a:off x="0" y="0"/>
                      <a:ext cx="6242050" cy="6687820"/>
                    </a:xfrm>
                    <a:prstGeom prst="rect">
                      <a:avLst/>
                    </a:prstGeom>
                  </pic:spPr>
                </pic:pic>
              </a:graphicData>
            </a:graphic>
          </wp:inline>
        </w:drawing>
      </w:r>
    </w:p>
    <w:p>
      <w:pPr>
        <w:tabs>
          <w:tab w:val="left" w:pos="1680"/>
        </w:tabs>
        <w:spacing w:before="120" w:after="240" w:line="260" w:lineRule="auto"/>
        <w:jc w:val="center"/>
        <w:rPr>
          <w:b/>
          <w:sz w:val="22"/>
          <w:szCs w:val="22"/>
        </w:rPr>
      </w:pPr>
      <w:r>
        <w:rPr>
          <w:sz w:val="22"/>
          <w:szCs w:val="22"/>
        </w:rPr>
        <mc:AlternateContent>
          <mc:Choice Requires="wps">
            <w:drawing>
              <wp:anchor distT="0" distB="0" distL="114300" distR="114300" simplePos="0" relativeHeight="251668480" behindDoc="0" locked="0" layoutInCell="1" allowOverlap="1">
                <wp:simplePos x="0" y="0"/>
                <wp:positionH relativeFrom="column">
                  <wp:posOffset>8752205</wp:posOffset>
                </wp:positionH>
                <wp:positionV relativeFrom="paragraph">
                  <wp:posOffset>75565</wp:posOffset>
                </wp:positionV>
                <wp:extent cx="842010" cy="1870710"/>
                <wp:effectExtent l="19050" t="19050" r="22860" b="30480"/>
                <wp:wrapNone/>
                <wp:docPr id="76" name="Arc 75"/>
                <wp:cNvGraphicFramePr/>
                <a:graphic xmlns:a="http://schemas.openxmlformats.org/drawingml/2006/main">
                  <a:graphicData uri="http://schemas.microsoft.com/office/word/2010/wordprocessingShape">
                    <wps:wsp>
                      <wps:cNvSpPr/>
                      <wps:spPr>
                        <a:xfrm>
                          <a:off x="0" y="0"/>
                          <a:ext cx="842010" cy="1870969"/>
                        </a:xfrm>
                        <a:prstGeom prst="arc">
                          <a:avLst>
                            <a:gd name="adj1" fmla="val 16200000"/>
                            <a:gd name="adj2" fmla="val 16086913"/>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anchor>
            </w:drawing>
          </mc:Choice>
          <mc:Fallback>
            <w:pict>
              <v:shape id="Arc 75" o:spid="_x0000_s1026" style="position:absolute;left:0pt;margin-left:689.15pt;margin-top:5.95pt;height:147.3pt;width:66.3pt;z-index:251668480;v-text-anchor:middle;mso-width-relative:page;mso-height-relative:page;" filled="f" stroked="t" coordsize="842010,1870969" o:gfxdata="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jiyc9gAAAAMAQAADwAAAAAAAAABACAAAAAiAAAAZHJzL2Rv&#10;d25yZXYueG1sUEsBAhQAFAAAAAgAh07iQAt64ioBAgAAGwQAAA4AAAAAAAAAAQAgAAAAJwEAAGRy&#10;cy9lMm9Eb2MueG1sUEsFBgAAAAAGAAYAWQEAAJoFAAAAAA==&#10;" path="m421004,0nsc653519,0,842009,418830,842009,935484c842009,1452138,653519,1870968,421004,1870968c188489,1870968,-1,1452138,-1,935484c-1,441790,172109,37418,390173,2470l421005,935484xem421004,0nfc653519,0,842009,418830,842009,935484c842009,1452138,653519,1870968,421004,1870968c188489,1870968,-1,1452138,-1,935484c-1,441790,172109,37418,390173,2470e">
                <v:path o:connectlocs="421004,0;421005,935484;390302,2490" o:connectangles="164,246,327"/>
                <v:fill on="f" focussize="0,0"/>
                <v:stroke weight="3pt" color="#FFFFFF [3212]" miterlimit="8" joinstyle="miter"/>
                <v:imagedata o:title=""/>
                <o:lock v:ext="edit" aspectratio="f"/>
              </v:shape>
            </w:pict>
          </mc:Fallback>
        </mc:AlternateContent>
      </w:r>
      <w:r>
        <w:rPr>
          <w:sz w:val="22"/>
          <w:szCs w:val="22"/>
        </w:rPr>
        <mc:AlternateContent>
          <mc:Choice Requires="wps">
            <w:drawing>
              <wp:anchor distT="0" distB="0" distL="114300" distR="114300" simplePos="0" relativeHeight="251669504" behindDoc="0" locked="0" layoutInCell="1" allowOverlap="1">
                <wp:simplePos x="0" y="0"/>
                <wp:positionH relativeFrom="column">
                  <wp:posOffset>6330950</wp:posOffset>
                </wp:positionH>
                <wp:positionV relativeFrom="paragraph">
                  <wp:posOffset>1194435</wp:posOffset>
                </wp:positionV>
                <wp:extent cx="1109980" cy="589915"/>
                <wp:effectExtent l="19050" t="19050" r="29210" b="31115"/>
                <wp:wrapNone/>
                <wp:docPr id="78" name="Arc 77"/>
                <wp:cNvGraphicFramePr/>
                <a:graphic xmlns:a="http://schemas.openxmlformats.org/drawingml/2006/main">
                  <a:graphicData uri="http://schemas.microsoft.com/office/word/2010/wordprocessingShape">
                    <wps:wsp>
                      <wps:cNvSpPr/>
                      <wps:spPr>
                        <a:xfrm>
                          <a:off x="0" y="0"/>
                          <a:ext cx="1109980" cy="590052"/>
                        </a:xfrm>
                        <a:prstGeom prst="arc">
                          <a:avLst>
                            <a:gd name="adj1" fmla="val 16200000"/>
                            <a:gd name="adj2" fmla="val 16086913"/>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anchor>
            </w:drawing>
          </mc:Choice>
          <mc:Fallback>
            <w:pict>
              <v:shape id="Arc 77" o:spid="_x0000_s1026" style="position:absolute;left:0pt;margin-left:498.5pt;margin-top:94.05pt;height:46.45pt;width:87.4pt;z-index:251669504;v-text-anchor:middle;mso-width-relative:page;mso-height-relative:page;" filled="f" stroked="t" coordsize="1109980,590052" o:gfxdata="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BxmEs2QAAAAwBAAAPAAAAAAAAAAEAIAAAACIAAABkcnMv&#10;ZG93bnJldi54bWxQSwECFAAUAAAACACHTuJAUivoFwICAAAbBAAADgAAAAAAAAABACAAAAAoAQAA&#10;ZHJzL2Uyb0RvYy54bWxQSwUGAAAAAAYABgBZAQAAnAUAAAAA&#10;" path="m554989,0nsc861502,0,1109979,132088,1109979,295026c1109979,457964,861502,590052,554989,590052c248476,590052,-1,457964,-1,295026c-1,133812,243246,2799,545232,45l554990,295026xem554989,0nfc861502,0,1109979,132088,1109979,295026c1109979,457964,861502,590052,554989,590052c248476,590052,-1,457964,-1,295026c-1,133812,243246,2799,545232,45e">
                <v:path o:connectlocs="554989,0;554990,295026;545282,45" o:connectangles="164,246,327"/>
                <v:fill on="f" focussize="0,0"/>
                <v:stroke weight="3pt" color="#FFFFFF [3212]" miterlimit="8" joinstyle="miter"/>
                <v:imagedata o:title=""/>
                <o:lock v:ext="edit" aspectratio="f"/>
              </v:shape>
            </w:pict>
          </mc:Fallback>
        </mc:AlternateContent>
      </w:r>
      <w:r>
        <w:rPr>
          <w:sz w:val="22"/>
          <w:szCs w:val="22"/>
        </w:rPr>
        <mc:AlternateContent>
          <mc:Choice Requires="wps">
            <w:drawing>
              <wp:anchor distT="0" distB="0" distL="114300" distR="114300" simplePos="0" relativeHeight="251670528" behindDoc="0" locked="0" layoutInCell="1" allowOverlap="1">
                <wp:simplePos x="0" y="0"/>
                <wp:positionH relativeFrom="column">
                  <wp:posOffset>6526530</wp:posOffset>
                </wp:positionH>
                <wp:positionV relativeFrom="paragraph">
                  <wp:posOffset>3202940</wp:posOffset>
                </wp:positionV>
                <wp:extent cx="1109980" cy="589915"/>
                <wp:effectExtent l="19050" t="19050" r="29210" b="31115"/>
                <wp:wrapNone/>
                <wp:docPr id="79" name="Arc 78"/>
                <wp:cNvGraphicFramePr/>
                <a:graphic xmlns:a="http://schemas.openxmlformats.org/drawingml/2006/main">
                  <a:graphicData uri="http://schemas.microsoft.com/office/word/2010/wordprocessingShape">
                    <wps:wsp>
                      <wps:cNvSpPr/>
                      <wps:spPr>
                        <a:xfrm>
                          <a:off x="0" y="0"/>
                          <a:ext cx="1109980" cy="590052"/>
                        </a:xfrm>
                        <a:prstGeom prst="arc">
                          <a:avLst>
                            <a:gd name="adj1" fmla="val 16200000"/>
                            <a:gd name="adj2" fmla="val 16086913"/>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anchor>
            </w:drawing>
          </mc:Choice>
          <mc:Fallback>
            <w:pict>
              <v:shape id="Arc 78" o:spid="_x0000_s1026" style="position:absolute;left:0pt;margin-left:513.9pt;margin-top:252.2pt;height:46.45pt;width:87.4pt;z-index:251670528;v-text-anchor:middle;mso-width-relative:page;mso-height-relative:page;" filled="f" stroked="t" coordsize="1109980,590052" o:gfxdata="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&#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dHpRzaAAAADQEAAA8AAAAAAAAAAQAgAAAAIgAAAGRy&#10;cy9kb3ducmV2LnhtbFBLAQIUABQAAAAIAIdO4kA99Y2tAwIAABsEAAAOAAAAAAAAAAEAIAAAACkB&#10;AABkcnMvZTJvRG9jLnhtbFBLBQYAAAAABgAGAFkBAACeBQAAAAA=&#10;" path="m554989,0nsc861502,0,1109979,132088,1109979,295026c1109979,457964,861502,590052,554989,590052c248476,590052,-1,457964,-1,295026c-1,133812,243246,2799,545232,45l554990,295026xem554989,0nfc861502,0,1109979,132088,1109979,295026c1109979,457964,861502,590052,554989,590052c248476,590052,-1,457964,-1,295026c-1,133812,243246,2799,545232,45e">
                <v:path o:connectlocs="554989,0;554990,295026;545282,45" o:connectangles="164,246,327"/>
                <v:fill on="f" focussize="0,0"/>
                <v:stroke weight="3pt" color="#FFFFFF [3212]" miterlimit="8" joinstyle="miter"/>
                <v:imagedata o:title=""/>
                <o:lock v:ext="edit" aspectratio="f"/>
              </v:shape>
            </w:pict>
          </mc:Fallback>
        </mc:AlternateContent>
      </w:r>
      <w:r>
        <w:rPr>
          <w:sz w:val="22"/>
          <w:szCs w:val="22"/>
        </w:rPr>
        <mc:AlternateContent>
          <mc:Choice Requires="wps">
            <w:drawing>
              <wp:anchor distT="0" distB="0" distL="114300" distR="114300" simplePos="0" relativeHeight="251671552" behindDoc="0" locked="0" layoutInCell="1" allowOverlap="1">
                <wp:simplePos x="0" y="0"/>
                <wp:positionH relativeFrom="column">
                  <wp:posOffset>9573895</wp:posOffset>
                </wp:positionH>
                <wp:positionV relativeFrom="paragraph">
                  <wp:posOffset>1548765</wp:posOffset>
                </wp:positionV>
                <wp:extent cx="842010" cy="1870710"/>
                <wp:effectExtent l="19050" t="19050" r="22860" b="30480"/>
                <wp:wrapNone/>
                <wp:docPr id="80" name="Arc 79"/>
                <wp:cNvGraphicFramePr/>
                <a:graphic xmlns:a="http://schemas.openxmlformats.org/drawingml/2006/main">
                  <a:graphicData uri="http://schemas.microsoft.com/office/word/2010/wordprocessingShape">
                    <wps:wsp>
                      <wps:cNvSpPr/>
                      <wps:spPr>
                        <a:xfrm>
                          <a:off x="0" y="0"/>
                          <a:ext cx="842010" cy="1870969"/>
                        </a:xfrm>
                        <a:prstGeom prst="arc">
                          <a:avLst>
                            <a:gd name="adj1" fmla="val 16200000"/>
                            <a:gd name="adj2" fmla="val 16086913"/>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anchor>
            </w:drawing>
          </mc:Choice>
          <mc:Fallback>
            <w:pict>
              <v:shape id="Arc 79" o:spid="_x0000_s1026" style="position:absolute;left:0pt;margin-left:753.85pt;margin-top:121.95pt;height:147.3pt;width:66.3pt;z-index:251671552;v-text-anchor:middle;mso-width-relative:page;mso-height-relative:page;" filled="f" stroked="t" coordsize="842010,1870969" o:gfxdata="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q17Bv2gAAAA0BAAAPAAAAAAAAAAEAIAAAACIAAABkcnMv&#10;ZG93bnJldi54bWxQSwECFAAUAAAACACHTuJAq177AAECAAAbBAAADgAAAAAAAAABACAAAAApAQAA&#10;ZHJzL2Uyb0RvYy54bWxQSwUGAAAAAAYABgBZAQAAnAUAAAAA&#10;" path="m421004,0nsc653519,0,842009,418830,842009,935484c842009,1452138,653519,1870968,421004,1870968c188489,1870968,-1,1452138,-1,935484c-1,441790,172109,37418,390173,2470l421005,935484xem421004,0nfc653519,0,842009,418830,842009,935484c842009,1452138,653519,1870968,421004,1870968c188489,1870968,-1,1452138,-1,935484c-1,441790,172109,37418,390173,2470e">
                <v:path o:connectlocs="421004,0;421005,935484;390302,2490" o:connectangles="164,246,327"/>
                <v:fill on="f" focussize="0,0"/>
                <v:stroke weight="3pt" color="#FFFFFF [3212]" miterlimit="8" joinstyle="miter"/>
                <v:imagedata o:title=""/>
                <o:lock v:ext="edit" aspectratio="f"/>
              </v:shape>
            </w:pict>
          </mc:Fallback>
        </mc:AlternateContent>
      </w:r>
      <w:bookmarkStart w:id="54" w:name="_Toc67342829"/>
      <w:bookmarkStart w:id="55" w:name="_Toc67340929"/>
      <w:r>
        <w:rPr>
          <w:b/>
          <w:sz w:val="22"/>
          <w:szCs w:val="22"/>
        </w:rPr>
        <w:t>Hình 4.1.</w:t>
      </w:r>
      <w:r>
        <w:rPr>
          <w:b/>
          <w:sz w:val="22"/>
          <w:szCs w:val="22"/>
        </w:rPr>
        <w:fldChar w:fldCharType="begin"/>
      </w:r>
      <w:r>
        <w:rPr>
          <w:b/>
          <w:sz w:val="22"/>
          <w:szCs w:val="22"/>
        </w:rPr>
        <w:instrText xml:space="preserve"> SEQ Hình_4.1. \* ARABIC </w:instrText>
      </w:r>
      <w:r>
        <w:rPr>
          <w:b/>
          <w:sz w:val="22"/>
          <w:szCs w:val="22"/>
        </w:rPr>
        <w:fldChar w:fldCharType="separate"/>
      </w:r>
      <w:r>
        <w:rPr>
          <w:b/>
          <w:sz w:val="22"/>
          <w:szCs w:val="22"/>
        </w:rPr>
        <w:t>2</w:t>
      </w:r>
      <w:r>
        <w:rPr>
          <w:b/>
          <w:sz w:val="22"/>
          <w:szCs w:val="22"/>
        </w:rPr>
        <w:fldChar w:fldCharType="end"/>
      </w:r>
      <w:r>
        <w:rPr>
          <w:b/>
          <w:sz w:val="22"/>
          <w:szCs w:val="22"/>
        </w:rPr>
        <w:t xml:space="preserve"> Dạng sóng ngõ ra</w:t>
      </w:r>
      <w:bookmarkEnd w:id="54"/>
      <w:bookmarkEnd w:id="55"/>
      <w:r>
        <w:rPr>
          <w:b/>
          <w:sz w:val="22"/>
          <w:szCs w:val="22"/>
        </w:rPr>
        <w:t>.</w:t>
      </w:r>
      <w:bookmarkStart w:id="56" w:name="_Toc67340930"/>
      <w:bookmarkStart w:id="57" w:name="_Toc67342830"/>
    </w:p>
    <w:p>
      <w:pPr>
        <w:tabs>
          <w:tab w:val="left" w:pos="1680"/>
        </w:tabs>
        <w:spacing w:after="0" w:line="260" w:lineRule="auto"/>
        <w:jc w:val="center"/>
        <w:rPr>
          <w:b/>
          <w:sz w:val="22"/>
          <w:szCs w:val="22"/>
        </w:rPr>
      </w:pPr>
      <w:r>
        <w:rPr>
          <w:b/>
          <w:sz w:val="22"/>
          <w:szCs w:val="22"/>
        </w:rPr>
        <w:drawing>
          <wp:inline distT="0" distB="0" distL="114300" distR="114300">
            <wp:extent cx="5941060" cy="3878580"/>
            <wp:effectExtent l="0" t="0" r="2540" b="7620"/>
            <wp:docPr id="59" name="Picture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1"/>
                    <pic:cNvPicPr>
                      <a:picLocks noChangeAspect="1"/>
                    </pic:cNvPicPr>
                  </pic:nvPicPr>
                  <pic:blipFill>
                    <a:blip r:embed="rId25"/>
                    <a:stretch>
                      <a:fillRect/>
                    </a:stretch>
                  </pic:blipFill>
                  <pic:spPr>
                    <a:xfrm>
                      <a:off x="0" y="0"/>
                      <a:ext cx="5941060" cy="3878580"/>
                    </a:xfrm>
                    <a:prstGeom prst="rect">
                      <a:avLst/>
                    </a:prstGeom>
                  </pic:spPr>
                </pic:pic>
              </a:graphicData>
            </a:graphic>
          </wp:inline>
        </w:drawing>
      </w:r>
    </w:p>
    <w:p>
      <w:pPr>
        <w:tabs>
          <w:tab w:val="left" w:pos="1680"/>
        </w:tabs>
        <w:spacing w:before="240" w:after="240" w:line="260" w:lineRule="auto"/>
        <w:jc w:val="center"/>
        <w:rPr>
          <w:b/>
          <w:sz w:val="24"/>
          <w:szCs w:val="24"/>
        </w:rPr>
      </w:pPr>
      <w:r>
        <w:rPr>
          <w:b/>
          <w:sz w:val="22"/>
          <w:szCs w:val="22"/>
        </w:rPr>
        <w:t>Hình 4.1.</w:t>
      </w:r>
      <w:r>
        <w:rPr>
          <w:b/>
          <w:sz w:val="22"/>
          <w:szCs w:val="22"/>
        </w:rPr>
        <w:fldChar w:fldCharType="begin"/>
      </w:r>
      <w:r>
        <w:rPr>
          <w:b/>
          <w:sz w:val="22"/>
          <w:szCs w:val="22"/>
        </w:rPr>
        <w:instrText xml:space="preserve"> SEQ Hình_4.1. \* ARABIC </w:instrText>
      </w:r>
      <w:r>
        <w:rPr>
          <w:b/>
          <w:sz w:val="22"/>
          <w:szCs w:val="22"/>
        </w:rPr>
        <w:fldChar w:fldCharType="separate"/>
      </w:r>
      <w:r>
        <w:rPr>
          <w:b/>
          <w:sz w:val="22"/>
          <w:szCs w:val="22"/>
        </w:rPr>
        <w:t>3</w:t>
      </w:r>
      <w:r>
        <w:rPr>
          <w:b/>
          <w:sz w:val="22"/>
          <w:szCs w:val="22"/>
        </w:rPr>
        <w:fldChar w:fldCharType="end"/>
      </w:r>
      <w:r>
        <w:rPr>
          <w:b/>
          <w:sz w:val="22"/>
          <w:szCs w:val="22"/>
        </w:rPr>
        <w:t xml:space="preserve"> Dạng sóng ngõ ra</w:t>
      </w:r>
      <w:bookmarkEnd w:id="56"/>
      <w:r>
        <w:rPr>
          <w:b/>
          <w:sz w:val="22"/>
          <w:szCs w:val="22"/>
        </w:rPr>
        <w:t xml:space="preserve"> công suất</w:t>
      </w:r>
      <w:bookmarkEnd w:id="57"/>
      <w:r>
        <w:rPr>
          <w:b/>
          <w:sz w:val="22"/>
          <w:szCs w:val="22"/>
        </w:rPr>
        <w:t xml:space="preserve"> tức thời</w:t>
      </w:r>
    </w:p>
    <w:p>
      <w:pPr>
        <w:keepNext/>
        <w:rPr>
          <w:sz w:val="24"/>
          <w:szCs w:val="24"/>
        </w:rPr>
      </w:pPr>
      <w:r>
        <w:rPr>
          <w:sz w:val="24"/>
          <w:szCs w:val="24"/>
        </w:rPr>
        <w:drawing>
          <wp:inline distT="0" distB="0" distL="114300" distR="114300">
            <wp:extent cx="5941695" cy="2988945"/>
            <wp:effectExtent l="0" t="0" r="1905" b="13335"/>
            <wp:docPr id="60" name="Picture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1"/>
                    <pic:cNvPicPr>
                      <a:picLocks noChangeAspect="1"/>
                    </pic:cNvPicPr>
                  </pic:nvPicPr>
                  <pic:blipFill>
                    <a:blip r:embed="rId26"/>
                    <a:stretch>
                      <a:fillRect/>
                    </a:stretch>
                  </pic:blipFill>
                  <pic:spPr>
                    <a:xfrm>
                      <a:off x="0" y="0"/>
                      <a:ext cx="5941695" cy="2988945"/>
                    </a:xfrm>
                    <a:prstGeom prst="rect">
                      <a:avLst/>
                    </a:prstGeom>
                  </pic:spPr>
                </pic:pic>
              </a:graphicData>
            </a:graphic>
          </wp:inline>
        </w:drawing>
      </w:r>
    </w:p>
    <w:p>
      <w:pPr>
        <w:pStyle w:val="8"/>
        <w:spacing w:before="240" w:after="240"/>
        <w:jc w:val="center"/>
        <w:rPr>
          <w:b/>
          <w:i w:val="0"/>
          <w:iCs w:val="0"/>
          <w:color w:val="auto"/>
          <w:sz w:val="22"/>
          <w:szCs w:val="22"/>
        </w:rPr>
      </w:pPr>
      <w:bookmarkStart w:id="58" w:name="_Toc67340931"/>
      <w:bookmarkStart w:id="59" w:name="_Toc67342831"/>
      <w:r>
        <w:rPr>
          <w:b/>
          <w:i w:val="0"/>
          <w:iCs w:val="0"/>
          <w:color w:val="auto"/>
          <w:sz w:val="22"/>
          <w:szCs w:val="22"/>
        </w:rPr>
        <w:t>Hình 4.1.</w:t>
      </w:r>
      <w:r>
        <w:rPr>
          <w:b/>
          <w:i w:val="0"/>
          <w:iCs w:val="0"/>
          <w:color w:val="auto"/>
          <w:sz w:val="22"/>
          <w:szCs w:val="22"/>
        </w:rPr>
        <w:fldChar w:fldCharType="begin"/>
      </w:r>
      <w:r>
        <w:rPr>
          <w:b/>
          <w:i w:val="0"/>
          <w:iCs w:val="0"/>
          <w:color w:val="auto"/>
          <w:sz w:val="22"/>
          <w:szCs w:val="22"/>
        </w:rPr>
        <w:instrText xml:space="preserve"> SEQ Hình_4.1. \* ARABIC </w:instrText>
      </w:r>
      <w:r>
        <w:rPr>
          <w:b/>
          <w:i w:val="0"/>
          <w:iCs w:val="0"/>
          <w:color w:val="auto"/>
          <w:sz w:val="22"/>
          <w:szCs w:val="22"/>
        </w:rPr>
        <w:fldChar w:fldCharType="separate"/>
      </w:r>
      <w:r>
        <w:rPr>
          <w:b/>
          <w:i w:val="0"/>
          <w:iCs w:val="0"/>
          <w:color w:val="auto"/>
          <w:sz w:val="22"/>
          <w:szCs w:val="22"/>
        </w:rPr>
        <w:t>4</w:t>
      </w:r>
      <w:r>
        <w:rPr>
          <w:b/>
          <w:i w:val="0"/>
          <w:iCs w:val="0"/>
          <w:color w:val="auto"/>
          <w:sz w:val="22"/>
          <w:szCs w:val="22"/>
        </w:rPr>
        <w:fldChar w:fldCharType="end"/>
      </w:r>
      <w:r>
        <w:rPr>
          <w:b/>
          <w:i w:val="0"/>
          <w:iCs w:val="0"/>
          <w:color w:val="auto"/>
          <w:sz w:val="22"/>
          <w:szCs w:val="22"/>
        </w:rPr>
        <w:t xml:space="preserve"> Công suất trung bình</w:t>
      </w:r>
      <w:bookmarkEnd w:id="58"/>
      <w:bookmarkEnd w:id="59"/>
    </w:p>
    <w:p>
      <w:pPr>
        <w:pStyle w:val="3"/>
        <w:rPr>
          <w:rFonts w:ascii="Times New Roman" w:hAnsi="Times New Roman" w:cs="Times New Roman"/>
          <w:b/>
          <w:bCs/>
          <w:color w:val="auto"/>
          <w:sz w:val="24"/>
          <w:szCs w:val="24"/>
        </w:rPr>
      </w:pPr>
      <w:bookmarkStart w:id="60" w:name="_Toc67343026"/>
      <w:bookmarkStart w:id="61" w:name="_Toc68207683"/>
      <w:r>
        <w:rPr>
          <w:rFonts w:ascii="Times New Roman" w:hAnsi="Times New Roman" w:cs="Times New Roman"/>
          <w:b/>
          <w:bCs/>
          <w:color w:val="auto"/>
        </w:rPr>
        <w:t>4.2 QUÁ TRÌNH GHI SRAM</w:t>
      </w:r>
      <w:bookmarkEnd w:id="60"/>
      <w:bookmarkEnd w:id="61"/>
    </w:p>
    <w:p>
      <w:pPr>
        <w:tabs>
          <w:tab w:val="left" w:pos="1392"/>
          <w:tab w:val="left" w:leader="dot" w:pos="1440"/>
          <w:tab w:val="left" w:pos="3384"/>
        </w:tabs>
        <w:spacing w:before="120" w:after="240" w:line="260" w:lineRule="auto"/>
        <w:ind w:firstLine="432"/>
        <w:jc w:val="both"/>
        <w:rPr>
          <w:b/>
          <w:sz w:val="24"/>
          <w:szCs w:val="24"/>
        </w:rPr>
      </w:pPr>
      <w:r>
        <w:rPr>
          <w:b/>
          <w:sz w:val="24"/>
          <w:szCs w:val="24"/>
        </w:rPr>
        <w:t xml:space="preserve">   </w:t>
      </w:r>
      <w:r>
        <w:rPr>
          <w:sz w:val="24"/>
          <w:szCs w:val="24"/>
        </w:rPr>
        <w:t xml:space="preserve">Quá trình ghi RAM cũng tương tự như quá trình đọc nhưng ở quá trình này ta cần đưa b (bitline) lên mức cao VDD và b\ (bitline đảo) xuống GND. </w:t>
      </w:r>
    </w:p>
    <w:p>
      <w:pPr>
        <w:keepNext/>
        <w:spacing w:before="120" w:after="120"/>
        <w:rPr>
          <w:sz w:val="24"/>
          <w:szCs w:val="24"/>
        </w:rPr>
      </w:pPr>
      <w:r>
        <w:rPr>
          <w:sz w:val="24"/>
          <w:szCs w:val="24"/>
        </w:rPr>
        <mc:AlternateContent>
          <mc:Choice Requires="wps">
            <w:drawing>
              <wp:anchor distT="0" distB="0" distL="114300" distR="114300" simplePos="0" relativeHeight="251666432" behindDoc="0" locked="0" layoutInCell="1" allowOverlap="1">
                <wp:simplePos x="0" y="0"/>
                <wp:positionH relativeFrom="column">
                  <wp:posOffset>3535680</wp:posOffset>
                </wp:positionH>
                <wp:positionV relativeFrom="paragraph">
                  <wp:posOffset>2520315</wp:posOffset>
                </wp:positionV>
                <wp:extent cx="388620" cy="350520"/>
                <wp:effectExtent l="0" t="0" r="11430" b="11430"/>
                <wp:wrapNone/>
                <wp:docPr id="36" name="Oval 36"/>
                <wp:cNvGraphicFramePr/>
                <a:graphic xmlns:a="http://schemas.openxmlformats.org/drawingml/2006/main">
                  <a:graphicData uri="http://schemas.microsoft.com/office/word/2010/wordprocessingShape">
                    <wps:wsp>
                      <wps:cNvSpPr/>
                      <wps:spPr>
                        <a:xfrm>
                          <a:off x="0" y="0"/>
                          <a:ext cx="388620" cy="350520"/>
                        </a:xfrm>
                        <a:prstGeom prst="ellipse">
                          <a:avLst/>
                        </a:prstGeom>
                        <a:noFill/>
                        <a:ln>
                          <a:solidFill>
                            <a:srgbClr val="FFFF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8.4pt;margin-top:198.45pt;height:27.6pt;width:30.6pt;z-index:251666432;v-text-anchor:middle;mso-width-relative:page;mso-height-relative:page;" filled="f" stroked="t" coordsize="21600,21600" o:gfxdata="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JIjivtoAAAALAQAADwAAAAAAAAABACAAAAAiAAAAZHJzL2Rvd25yZXYueG1sUEsBAhQAFAAA&#10;AAgAh07iQJNA+fdfAgAAzQQAAA4AAAAAAAAAAQAgAAAAKQEAAGRycy9lMm9Eb2MueG1sUEsFBgAA&#10;AAAGAAYAWQEAAPoFAAAAAA==&#10;">
                <v:fill on="f" focussize="0,0"/>
                <v:stroke weight="1pt" color="#FFFF00 [3204]" miterlimit="8" joinstyle="miter"/>
                <v:imagedata o:title=""/>
                <o:lock v:ext="edit" aspectratio="f"/>
              </v:shape>
            </w:pict>
          </mc:Fallback>
        </mc:AlternateContent>
      </w:r>
      <w:r>
        <w:rPr>
          <w:sz w:val="24"/>
          <w:szCs w:val="24"/>
        </w:rPr>
        <mc:AlternateContent>
          <mc:Choice Requires="wps">
            <w:drawing>
              <wp:anchor distT="0" distB="0" distL="114300" distR="114300" simplePos="0" relativeHeight="251665408" behindDoc="0" locked="0" layoutInCell="1" allowOverlap="1">
                <wp:simplePos x="0" y="0"/>
                <wp:positionH relativeFrom="column">
                  <wp:posOffset>320040</wp:posOffset>
                </wp:positionH>
                <wp:positionV relativeFrom="paragraph">
                  <wp:posOffset>2131695</wp:posOffset>
                </wp:positionV>
                <wp:extent cx="487680" cy="342900"/>
                <wp:effectExtent l="0" t="0" r="26670" b="19050"/>
                <wp:wrapNone/>
                <wp:docPr id="35" name="Flowchart: Terminator 35"/>
                <wp:cNvGraphicFramePr/>
                <a:graphic xmlns:a="http://schemas.openxmlformats.org/drawingml/2006/main">
                  <a:graphicData uri="http://schemas.microsoft.com/office/word/2010/wordprocessingShape">
                    <wps:wsp>
                      <wps:cNvSpPr/>
                      <wps:spPr>
                        <a:xfrm>
                          <a:off x="0" y="0"/>
                          <a:ext cx="487680" cy="342900"/>
                        </a:xfrm>
                        <a:prstGeom prst="flowChartTerminator">
                          <a:avLst/>
                        </a:prstGeom>
                        <a:noFill/>
                        <a:ln>
                          <a:solidFill>
                            <a:srgbClr val="FFFF00"/>
                          </a:solidFill>
                          <a:prstDash val="solid"/>
                        </a:ln>
                      </wps:spPr>
                      <wps:style>
                        <a:lnRef idx="2">
                          <a:schemeClr val="accent1">
                            <a:shade val="50000"/>
                          </a:schemeClr>
                        </a:lnRef>
                        <a:fillRef idx="1001">
                          <a:schemeClr val="dk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5.2pt;margin-top:167.85pt;height:27pt;width:38.4pt;z-index:251665408;v-text-anchor:middle;mso-width-relative:page;mso-height-relative:page;" filled="f" stroked="t" coordsize="21600,21600" o:gfxdata="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QQcMK1gAAAAoBAAAPAAAAAAAAAAEAIAAAACIAAABkcnMvZG93bnJldi54&#10;bWxQSwECFAAUAAAACACHTuJABf9wHW4CAADqBAAADgAAAAAAAAABACAAAAAlAQAAZHJzL2Uyb0Rv&#10;Yy54bWxQSwUGAAAAAAYABgBZAQAABQYAAAAA&#10;">
                <v:fill on="f" focussize="0,0"/>
                <v:stroke weight="1pt" color="#FFFF00 [3204]" miterlimit="8" joinstyle="miter"/>
                <v:imagedata o:title=""/>
                <o:lock v:ext="edit" aspectratio="f"/>
              </v:shape>
            </w:pict>
          </mc:Fallback>
        </mc:AlternateContent>
      </w:r>
      <w:r>
        <w:rPr>
          <w:sz w:val="24"/>
          <w:szCs w:val="24"/>
        </w:rPr>
        <mc:AlternateContent>
          <mc:Choice Requires="wps">
            <w:drawing>
              <wp:anchor distT="0" distB="0" distL="114300" distR="114300" simplePos="0" relativeHeight="251664384" behindDoc="0" locked="0" layoutInCell="1" allowOverlap="1">
                <wp:simplePos x="0" y="0"/>
                <wp:positionH relativeFrom="column">
                  <wp:posOffset>388620</wp:posOffset>
                </wp:positionH>
                <wp:positionV relativeFrom="paragraph">
                  <wp:posOffset>1019175</wp:posOffset>
                </wp:positionV>
                <wp:extent cx="762000" cy="624840"/>
                <wp:effectExtent l="0" t="0" r="0" b="0"/>
                <wp:wrapNone/>
                <wp:docPr id="34" name="Oval 34"/>
                <wp:cNvGraphicFramePr/>
                <a:graphic xmlns:a="http://schemas.openxmlformats.org/drawingml/2006/main">
                  <a:graphicData uri="http://schemas.microsoft.com/office/word/2010/wordprocessingShape">
                    <wps:wsp>
                      <wps:cNvSpPr/>
                      <wps:spPr>
                        <a:xfrm>
                          <a:off x="0" y="0"/>
                          <a:ext cx="762000" cy="62484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6pt;margin-top:80.25pt;height:49.2pt;width:60pt;z-index:251664384;v-text-anchor:middle;mso-width-relative:page;mso-height-relative:page;" filled="f" stroked="f" coordsize="21600,21600" o:gfxdata="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ukJev9cAAAAKAQAADwAAAAAAAAAB&#10;ACAAAAAiAAAAZHJzL2Rvd25yZXYueG1sUEsBAhQAFAAAAAgAh07iQGtM7TdKAgAApAQAAA4AAAAA&#10;AAAAAQAgAAAAJgEAAGRycy9lMm9Eb2MueG1sUEsFBgAAAAAGAAYAWQEAAOIFAAAAAA==&#10;">
                <v:fill on="f" focussize="0,0"/>
                <v:stroke on="f" weight="1pt" miterlimit="8" joinstyle="miter"/>
                <v:imagedata o:title=""/>
                <o:lock v:ext="edit" aspectratio="f"/>
              </v:shape>
            </w:pict>
          </mc:Fallback>
        </mc:AlternateContent>
      </w:r>
      <w:r>
        <w:rPr>
          <w:sz w:val="24"/>
          <w:szCs w:val="24"/>
        </w:rPr>
        <w:drawing>
          <wp:inline distT="0" distB="0" distL="114300" distR="114300">
            <wp:extent cx="5935980" cy="5153660"/>
            <wp:effectExtent l="0" t="0" r="7620" b="12700"/>
            <wp:docPr id="61" name="Picture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1"/>
                    <pic:cNvPicPr>
                      <a:picLocks noChangeAspect="1"/>
                    </pic:cNvPicPr>
                  </pic:nvPicPr>
                  <pic:blipFill>
                    <a:blip r:embed="rId27"/>
                    <a:stretch>
                      <a:fillRect/>
                    </a:stretch>
                  </pic:blipFill>
                  <pic:spPr>
                    <a:xfrm>
                      <a:off x="0" y="0"/>
                      <a:ext cx="5935980" cy="5153660"/>
                    </a:xfrm>
                    <a:prstGeom prst="rect">
                      <a:avLst/>
                    </a:prstGeom>
                  </pic:spPr>
                </pic:pic>
              </a:graphicData>
            </a:graphic>
          </wp:inline>
        </w:drawing>
      </w:r>
    </w:p>
    <w:p>
      <w:pPr>
        <w:pStyle w:val="8"/>
        <w:spacing w:before="120" w:after="120"/>
        <w:jc w:val="center"/>
        <w:sectPr>
          <w:pgSz w:w="12240" w:h="15840"/>
          <w:pgMar w:top="1440" w:right="1440" w:bottom="1440" w:left="1440" w:header="720" w:footer="720" w:gutter="0"/>
          <w:cols w:space="720" w:num="1"/>
          <w:docGrid w:linePitch="360" w:charSpace="0"/>
        </w:sectPr>
      </w:pPr>
      <w:bookmarkStart w:id="62" w:name="_Toc67340879"/>
      <w:bookmarkStart w:id="63" w:name="_Toc67342926"/>
      <w:r>
        <w:rPr>
          <w:b/>
          <w:i w:val="0"/>
          <w:iCs w:val="0"/>
          <w:color w:val="auto"/>
          <w:sz w:val="22"/>
          <w:szCs w:val="22"/>
        </w:rPr>
        <w:t>Hình 4.2.</w:t>
      </w:r>
      <w:r>
        <w:rPr>
          <w:b/>
          <w:i w:val="0"/>
          <w:iCs w:val="0"/>
          <w:color w:val="auto"/>
          <w:sz w:val="22"/>
          <w:szCs w:val="22"/>
        </w:rPr>
        <w:fldChar w:fldCharType="begin"/>
      </w:r>
      <w:r>
        <w:rPr>
          <w:b/>
          <w:i w:val="0"/>
          <w:iCs w:val="0"/>
          <w:color w:val="auto"/>
          <w:sz w:val="22"/>
          <w:szCs w:val="22"/>
        </w:rPr>
        <w:instrText xml:space="preserve"> SEQ Hình_4.2. \* ARABIC </w:instrText>
      </w:r>
      <w:r>
        <w:rPr>
          <w:b/>
          <w:i w:val="0"/>
          <w:iCs w:val="0"/>
          <w:color w:val="auto"/>
          <w:sz w:val="22"/>
          <w:szCs w:val="22"/>
        </w:rPr>
        <w:fldChar w:fldCharType="separate"/>
      </w:r>
      <w:r>
        <w:rPr>
          <w:b/>
          <w:i w:val="0"/>
          <w:iCs w:val="0"/>
          <w:color w:val="auto"/>
          <w:sz w:val="22"/>
          <w:szCs w:val="22"/>
        </w:rPr>
        <w:t>1</w:t>
      </w:r>
      <w:r>
        <w:rPr>
          <w:b/>
          <w:i w:val="0"/>
          <w:iCs w:val="0"/>
          <w:color w:val="auto"/>
          <w:sz w:val="22"/>
          <w:szCs w:val="22"/>
        </w:rPr>
        <w:fldChar w:fldCharType="end"/>
      </w:r>
      <w:r>
        <w:rPr>
          <w:b/>
          <w:i w:val="0"/>
          <w:iCs w:val="0"/>
          <w:color w:val="auto"/>
          <w:sz w:val="22"/>
          <w:szCs w:val="22"/>
        </w:rPr>
        <w:t xml:space="preserve"> Sơ đồ nguyên lý</w:t>
      </w:r>
      <w:bookmarkEnd w:id="62"/>
      <w:r>
        <w:rPr>
          <w:b/>
          <w:i w:val="0"/>
          <w:iCs w:val="0"/>
          <w:color w:val="auto"/>
          <w:sz w:val="22"/>
          <w:szCs w:val="22"/>
        </w:rPr>
        <w:t xml:space="preserve"> SRAM</w:t>
      </w:r>
      <w:bookmarkEnd w:id="63"/>
      <w:r>
        <w:rPr>
          <w:b/>
          <w:i w:val="0"/>
          <w:iCs w:val="0"/>
          <w:color w:val="auto"/>
          <w:sz w:val="22"/>
          <w:szCs w:val="22"/>
        </w:rPr>
        <w:t xml:space="preserve"> phần gh</w:t>
      </w:r>
      <w:r>
        <w:rPr>
          <w:b/>
          <w:i w:val="0"/>
          <w:iCs w:val="0"/>
          <w:color w:val="auto"/>
          <w:sz w:val="24"/>
          <w:szCs w:val="24"/>
        </w:rPr>
        <w:t>i.</w:t>
      </w:r>
    </w:p>
    <w:p>
      <w:pPr>
        <w:pStyle w:val="8"/>
        <w:spacing w:before="120" w:after="120"/>
        <w:jc w:val="center"/>
        <w:rPr>
          <w:b/>
          <w:bCs/>
          <w:i w:val="0"/>
          <w:iCs w:val="0"/>
          <w:color w:val="auto"/>
          <w:sz w:val="22"/>
          <w:szCs w:val="22"/>
        </w:rPr>
      </w:pPr>
      <w:bookmarkStart w:id="64" w:name="_Toc67342927"/>
      <w:bookmarkStart w:id="65" w:name="_Toc67340880"/>
      <w:r>
        <w:rPr>
          <w:b/>
          <w:bCs/>
          <w:i w:val="0"/>
          <w:iCs w:val="0"/>
          <w:color w:val="auto"/>
          <w:sz w:val="22"/>
          <w:szCs w:val="22"/>
        </w:rPr>
        <w:drawing>
          <wp:inline distT="0" distB="0" distL="114300" distR="114300">
            <wp:extent cx="5936615" cy="5552440"/>
            <wp:effectExtent l="0" t="0" r="6985" b="10160"/>
            <wp:docPr id="64" name="Picture 6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1"/>
                    <pic:cNvPicPr>
                      <a:picLocks noChangeAspect="1"/>
                    </pic:cNvPicPr>
                  </pic:nvPicPr>
                  <pic:blipFill>
                    <a:blip r:embed="rId28"/>
                    <a:stretch>
                      <a:fillRect/>
                    </a:stretch>
                  </pic:blipFill>
                  <pic:spPr>
                    <a:xfrm>
                      <a:off x="0" y="0"/>
                      <a:ext cx="5936615" cy="5552440"/>
                    </a:xfrm>
                    <a:prstGeom prst="rect">
                      <a:avLst/>
                    </a:prstGeom>
                  </pic:spPr>
                </pic:pic>
              </a:graphicData>
            </a:graphic>
          </wp:inline>
        </w:drawing>
      </w:r>
      <w:bookmarkEnd w:id="64"/>
      <w:bookmarkEnd w:id="65"/>
      <w:bookmarkStart w:id="66" w:name="_Toc67343027"/>
    </w:p>
    <w:p>
      <w:pPr>
        <w:pStyle w:val="8"/>
        <w:spacing w:before="120" w:after="120"/>
        <w:jc w:val="center"/>
        <w:rPr>
          <w:b/>
          <w:bCs/>
          <w:i w:val="0"/>
          <w:iCs w:val="0"/>
          <w:color w:val="auto"/>
          <w:sz w:val="22"/>
          <w:szCs w:val="22"/>
        </w:rPr>
        <w:sectPr>
          <w:pgSz w:w="12240" w:h="15840"/>
          <w:pgMar w:top="1440" w:right="1440" w:bottom="1440" w:left="1440" w:header="720" w:footer="720" w:gutter="0"/>
          <w:cols w:space="720" w:num="1"/>
          <w:docGrid w:linePitch="360" w:charSpace="0"/>
        </w:sectPr>
      </w:pPr>
      <w:r>
        <w:rPr>
          <w:b/>
          <w:bCs/>
          <w:i w:val="0"/>
          <w:iCs w:val="0"/>
          <w:color w:val="auto"/>
          <w:sz w:val="22"/>
          <w:szCs w:val="22"/>
        </w:rPr>
        <w:t>Hình 4.2.</w:t>
      </w:r>
      <w:r>
        <w:rPr>
          <w:b/>
          <w:bCs/>
          <w:i w:val="0"/>
          <w:iCs w:val="0"/>
          <w:color w:val="auto"/>
          <w:sz w:val="22"/>
          <w:szCs w:val="22"/>
        </w:rPr>
        <w:fldChar w:fldCharType="begin"/>
      </w:r>
      <w:r>
        <w:rPr>
          <w:b/>
          <w:bCs/>
          <w:i w:val="0"/>
          <w:iCs w:val="0"/>
          <w:color w:val="auto"/>
          <w:sz w:val="22"/>
          <w:szCs w:val="22"/>
        </w:rPr>
        <w:instrText xml:space="preserve"> SEQ Hình_4.2. \* ARABIC </w:instrText>
      </w:r>
      <w:r>
        <w:rPr>
          <w:b/>
          <w:bCs/>
          <w:i w:val="0"/>
          <w:iCs w:val="0"/>
          <w:color w:val="auto"/>
          <w:sz w:val="22"/>
          <w:szCs w:val="22"/>
        </w:rPr>
        <w:fldChar w:fldCharType="separate"/>
      </w:r>
      <w:r>
        <w:rPr>
          <w:b/>
          <w:bCs/>
          <w:i w:val="0"/>
          <w:iCs w:val="0"/>
          <w:color w:val="auto"/>
          <w:sz w:val="22"/>
          <w:szCs w:val="22"/>
        </w:rPr>
        <w:t>2</w:t>
      </w:r>
      <w:r>
        <w:rPr>
          <w:b/>
          <w:bCs/>
          <w:i w:val="0"/>
          <w:iCs w:val="0"/>
          <w:color w:val="auto"/>
          <w:sz w:val="22"/>
          <w:szCs w:val="22"/>
        </w:rPr>
        <w:fldChar w:fldCharType="end"/>
      </w:r>
      <w:r>
        <w:rPr>
          <w:b/>
          <w:bCs/>
          <w:i w:val="0"/>
          <w:iCs w:val="0"/>
          <w:color w:val="auto"/>
          <w:sz w:val="22"/>
          <w:szCs w:val="22"/>
        </w:rPr>
        <w:t xml:space="preserve"> Dạng sóng ngõ ra</w:t>
      </w:r>
    </w:p>
    <w:p>
      <w:pPr>
        <w:tabs>
          <w:tab w:val="left" w:pos="3372"/>
        </w:tabs>
        <w:jc w:val="center"/>
        <w:rPr>
          <w:b/>
          <w:bCs/>
          <w:sz w:val="22"/>
          <w:szCs w:val="22"/>
        </w:rPr>
      </w:pPr>
      <w:bookmarkStart w:id="67" w:name="_Toc67340881"/>
      <w:bookmarkStart w:id="68" w:name="_Toc67342928"/>
      <w:r>
        <w:rPr>
          <w:b/>
          <w:bCs/>
          <w:sz w:val="22"/>
          <w:szCs w:val="22"/>
        </w:rPr>
        <w:drawing>
          <wp:inline distT="0" distB="0" distL="0" distR="0">
            <wp:extent cx="5943600" cy="55206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50769" cy="5527812"/>
                    </a:xfrm>
                    <a:prstGeom prst="rect">
                      <a:avLst/>
                    </a:prstGeom>
                  </pic:spPr>
                </pic:pic>
              </a:graphicData>
            </a:graphic>
          </wp:inline>
        </w:drawing>
      </w:r>
    </w:p>
    <w:p>
      <w:pPr>
        <w:tabs>
          <w:tab w:val="left" w:pos="3372"/>
        </w:tabs>
        <w:jc w:val="center"/>
        <w:rPr>
          <w:b/>
          <w:bCs/>
          <w:i/>
          <w:iCs/>
          <w:sz w:val="22"/>
          <w:szCs w:val="22"/>
        </w:rPr>
      </w:pPr>
      <w:r>
        <w:rPr>
          <w:b/>
          <w:bCs/>
          <w:sz w:val="22"/>
          <w:szCs w:val="22"/>
        </w:rPr>
        <w:t>Hình 4.2.</w:t>
      </w:r>
      <w:r>
        <w:rPr>
          <w:b/>
          <w:bCs/>
          <w:i/>
          <w:iCs/>
          <w:sz w:val="22"/>
          <w:szCs w:val="22"/>
        </w:rPr>
        <w:fldChar w:fldCharType="begin"/>
      </w:r>
      <w:r>
        <w:rPr>
          <w:b/>
          <w:bCs/>
          <w:sz w:val="22"/>
          <w:szCs w:val="22"/>
        </w:rPr>
        <w:instrText xml:space="preserve"> SEQ Hình_4.2. \* ARABIC </w:instrText>
      </w:r>
      <w:r>
        <w:rPr>
          <w:b/>
          <w:bCs/>
          <w:i/>
          <w:iCs/>
          <w:sz w:val="22"/>
          <w:szCs w:val="22"/>
        </w:rPr>
        <w:fldChar w:fldCharType="separate"/>
      </w:r>
      <w:r>
        <w:rPr>
          <w:b/>
          <w:bCs/>
          <w:sz w:val="22"/>
          <w:szCs w:val="22"/>
        </w:rPr>
        <w:t>3</w:t>
      </w:r>
      <w:r>
        <w:rPr>
          <w:b/>
          <w:bCs/>
          <w:i/>
          <w:iCs/>
          <w:sz w:val="22"/>
          <w:szCs w:val="22"/>
        </w:rPr>
        <w:fldChar w:fldCharType="end"/>
      </w:r>
      <w:r>
        <w:rPr>
          <w:b/>
          <w:bCs/>
          <w:sz w:val="22"/>
          <w:szCs w:val="22"/>
        </w:rPr>
        <w:t xml:space="preserve"> Dạng sóng ngõ ra</w:t>
      </w:r>
      <w:bookmarkEnd w:id="67"/>
      <w:bookmarkEnd w:id="68"/>
      <w:r>
        <w:rPr>
          <w:b/>
          <w:bCs/>
          <w:sz w:val="22"/>
          <w:szCs w:val="22"/>
        </w:rPr>
        <w:t>.</w:t>
      </w:r>
    </w:p>
    <w:p>
      <w:pPr>
        <w:rPr>
          <w:b/>
          <w:bCs/>
          <w:sz w:val="22"/>
          <w:szCs w:val="22"/>
        </w:rPr>
        <w:sectPr>
          <w:pgSz w:w="12240" w:h="15840"/>
          <w:pgMar w:top="1440" w:right="1440" w:bottom="1440" w:left="1440" w:header="720" w:footer="720" w:gutter="0"/>
          <w:cols w:space="720" w:num="1"/>
          <w:docGrid w:linePitch="360" w:charSpace="0"/>
        </w:sectPr>
      </w:pPr>
    </w:p>
    <w:p>
      <w:pPr>
        <w:pStyle w:val="8"/>
        <w:spacing w:before="120" w:after="120"/>
        <w:jc w:val="center"/>
        <w:rPr>
          <w:b/>
          <w:bCs/>
          <w:i w:val="0"/>
          <w:iCs w:val="0"/>
          <w:color w:val="auto"/>
          <w:sz w:val="22"/>
          <w:szCs w:val="22"/>
        </w:rPr>
      </w:pPr>
      <w:bookmarkStart w:id="69" w:name="_Toc67340882"/>
      <w:bookmarkStart w:id="70" w:name="_Toc67342929"/>
      <w:r>
        <w:rPr>
          <w:b/>
          <w:bCs/>
          <w:i w:val="0"/>
          <w:iCs w:val="0"/>
          <w:color w:val="auto"/>
          <w:sz w:val="22"/>
          <w:szCs w:val="22"/>
        </w:rPr>
        <w:drawing>
          <wp:inline distT="0" distB="0" distL="0" distR="0">
            <wp:extent cx="5943600" cy="4984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7985" cy="4988718"/>
                    </a:xfrm>
                    <a:prstGeom prst="rect">
                      <a:avLst/>
                    </a:prstGeom>
                  </pic:spPr>
                </pic:pic>
              </a:graphicData>
            </a:graphic>
          </wp:inline>
        </w:drawing>
      </w:r>
    </w:p>
    <w:p>
      <w:pPr>
        <w:pStyle w:val="8"/>
        <w:spacing w:before="120" w:after="120"/>
        <w:jc w:val="center"/>
      </w:pPr>
      <w:r>
        <w:rPr>
          <w:b/>
          <w:bCs/>
          <w:i w:val="0"/>
          <w:iCs w:val="0"/>
          <w:color w:val="auto"/>
          <w:sz w:val="22"/>
          <w:szCs w:val="22"/>
        </w:rPr>
        <w:t>Hình 4.2.</w:t>
      </w:r>
      <w:r>
        <w:rPr>
          <w:b/>
          <w:bCs/>
          <w:i w:val="0"/>
          <w:iCs w:val="0"/>
          <w:color w:val="auto"/>
          <w:sz w:val="22"/>
          <w:szCs w:val="22"/>
        </w:rPr>
        <w:fldChar w:fldCharType="begin"/>
      </w:r>
      <w:r>
        <w:rPr>
          <w:b/>
          <w:bCs/>
          <w:i w:val="0"/>
          <w:iCs w:val="0"/>
          <w:color w:val="auto"/>
          <w:sz w:val="22"/>
          <w:szCs w:val="22"/>
        </w:rPr>
        <w:instrText xml:space="preserve"> SEQ Hình_4.2. \* ARABIC </w:instrText>
      </w:r>
      <w:r>
        <w:rPr>
          <w:b/>
          <w:bCs/>
          <w:i w:val="0"/>
          <w:iCs w:val="0"/>
          <w:color w:val="auto"/>
          <w:sz w:val="22"/>
          <w:szCs w:val="22"/>
        </w:rPr>
        <w:fldChar w:fldCharType="separate"/>
      </w:r>
      <w:r>
        <w:rPr>
          <w:b/>
          <w:bCs/>
          <w:i w:val="0"/>
          <w:iCs w:val="0"/>
          <w:color w:val="auto"/>
          <w:sz w:val="22"/>
          <w:szCs w:val="22"/>
        </w:rPr>
        <w:t>4</w:t>
      </w:r>
      <w:r>
        <w:rPr>
          <w:b/>
          <w:bCs/>
          <w:i w:val="0"/>
          <w:iCs w:val="0"/>
          <w:color w:val="auto"/>
          <w:sz w:val="22"/>
          <w:szCs w:val="22"/>
        </w:rPr>
        <w:fldChar w:fldCharType="end"/>
      </w:r>
      <w:r>
        <w:rPr>
          <w:b/>
          <w:bCs/>
          <w:i w:val="0"/>
          <w:iCs w:val="0"/>
          <w:color w:val="auto"/>
          <w:sz w:val="22"/>
          <w:szCs w:val="22"/>
        </w:rPr>
        <w:t xml:space="preserve"> Dạng sóng ngõ ra</w:t>
      </w:r>
      <w:bookmarkEnd w:id="69"/>
      <w:r>
        <w:rPr>
          <w:b/>
          <w:bCs/>
          <w:i w:val="0"/>
          <w:iCs w:val="0"/>
          <w:color w:val="auto"/>
          <w:sz w:val="22"/>
          <w:szCs w:val="22"/>
        </w:rPr>
        <w:t xml:space="preserve"> công suất</w:t>
      </w:r>
      <w:bookmarkEnd w:id="70"/>
    </w:p>
    <w:p>
      <w:pPr>
        <w:rPr>
          <w:b/>
          <w:bCs/>
          <w:sz w:val="22"/>
          <w:szCs w:val="22"/>
        </w:rPr>
        <w:sectPr>
          <w:pgSz w:w="12240" w:h="15840"/>
          <w:pgMar w:top="1440" w:right="1440" w:bottom="1440" w:left="1440" w:header="720" w:footer="720" w:gutter="0"/>
          <w:cols w:space="720" w:num="1"/>
          <w:docGrid w:linePitch="360" w:charSpace="0"/>
        </w:sectPr>
      </w:pPr>
    </w:p>
    <w:p>
      <w:pPr>
        <w:pStyle w:val="8"/>
        <w:spacing w:before="120" w:after="120"/>
        <w:jc w:val="center"/>
        <w:rPr>
          <w:b/>
          <w:bCs/>
          <w:i w:val="0"/>
          <w:iCs w:val="0"/>
          <w:color w:val="auto"/>
          <w:sz w:val="22"/>
          <w:szCs w:val="22"/>
        </w:rPr>
      </w:pPr>
      <w:bookmarkStart w:id="71" w:name="_Toc67342930"/>
      <w:bookmarkStart w:id="72" w:name="_Toc67340883"/>
      <w:r>
        <w:rPr>
          <w:b/>
          <w:bCs/>
          <w:i w:val="0"/>
          <w:iCs w:val="0"/>
          <w:color w:val="auto"/>
          <w:sz w:val="22"/>
          <w:szCs w:val="22"/>
        </w:rPr>
        <w:drawing>
          <wp:inline distT="0" distB="0" distL="0" distR="0">
            <wp:extent cx="5942965" cy="48768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51988" cy="4884064"/>
                    </a:xfrm>
                    <a:prstGeom prst="rect">
                      <a:avLst/>
                    </a:prstGeom>
                  </pic:spPr>
                </pic:pic>
              </a:graphicData>
            </a:graphic>
          </wp:inline>
        </w:drawing>
      </w:r>
    </w:p>
    <w:p>
      <w:pPr>
        <w:pStyle w:val="8"/>
        <w:spacing w:before="120" w:after="120"/>
        <w:jc w:val="center"/>
        <w:rPr>
          <w:sz w:val="40"/>
          <w:szCs w:val="40"/>
        </w:rPr>
        <w:sectPr>
          <w:pgSz w:w="12240" w:h="15840"/>
          <w:pgMar w:top="1440" w:right="1440" w:bottom="1440" w:left="1440" w:header="720" w:footer="720" w:gutter="0"/>
          <w:cols w:space="720" w:num="1"/>
          <w:docGrid w:linePitch="360" w:charSpace="0"/>
        </w:sectPr>
      </w:pPr>
      <w:r>
        <w:rPr>
          <w:b/>
          <w:bCs/>
          <w:i w:val="0"/>
          <w:iCs w:val="0"/>
          <w:color w:val="auto"/>
          <w:sz w:val="22"/>
          <w:szCs w:val="22"/>
        </w:rPr>
        <w:t>Hình 4.2.</w:t>
      </w:r>
      <w:r>
        <w:rPr>
          <w:b/>
          <w:bCs/>
          <w:i w:val="0"/>
          <w:iCs w:val="0"/>
          <w:color w:val="auto"/>
          <w:sz w:val="22"/>
          <w:szCs w:val="22"/>
        </w:rPr>
        <w:fldChar w:fldCharType="begin"/>
      </w:r>
      <w:r>
        <w:rPr>
          <w:b/>
          <w:bCs/>
          <w:i w:val="0"/>
          <w:iCs w:val="0"/>
          <w:color w:val="auto"/>
          <w:sz w:val="22"/>
          <w:szCs w:val="22"/>
        </w:rPr>
        <w:instrText xml:space="preserve"> SEQ Hình_4.2. \* ARABIC </w:instrText>
      </w:r>
      <w:r>
        <w:rPr>
          <w:b/>
          <w:bCs/>
          <w:i w:val="0"/>
          <w:iCs w:val="0"/>
          <w:color w:val="auto"/>
          <w:sz w:val="22"/>
          <w:szCs w:val="22"/>
        </w:rPr>
        <w:fldChar w:fldCharType="separate"/>
      </w:r>
      <w:r>
        <w:rPr>
          <w:b/>
          <w:bCs/>
          <w:i w:val="0"/>
          <w:iCs w:val="0"/>
          <w:color w:val="auto"/>
          <w:sz w:val="22"/>
          <w:szCs w:val="22"/>
        </w:rPr>
        <w:t>5</w:t>
      </w:r>
      <w:r>
        <w:rPr>
          <w:b/>
          <w:bCs/>
          <w:i w:val="0"/>
          <w:iCs w:val="0"/>
          <w:color w:val="auto"/>
          <w:sz w:val="22"/>
          <w:szCs w:val="22"/>
        </w:rPr>
        <w:fldChar w:fldCharType="end"/>
      </w:r>
      <w:r>
        <w:rPr>
          <w:b/>
          <w:bCs/>
          <w:i w:val="0"/>
          <w:iCs w:val="0"/>
          <w:color w:val="auto"/>
          <w:sz w:val="22"/>
          <w:szCs w:val="22"/>
        </w:rPr>
        <w:t xml:space="preserve"> Công suất trung bình</w:t>
      </w:r>
      <w:bookmarkEnd w:id="71"/>
      <w:bookmarkEnd w:id="72"/>
    </w:p>
    <w:bookmarkEnd w:id="66"/>
    <w:p>
      <w:pPr>
        <w:pStyle w:val="2"/>
        <w:jc w:val="center"/>
        <w:rPr>
          <w:b/>
          <w:bCs/>
          <w:sz w:val="28"/>
          <w:szCs w:val="28"/>
        </w:rPr>
      </w:pPr>
      <w:bookmarkStart w:id="73" w:name="_Toc68207684"/>
      <w:r>
        <w:rPr>
          <w:rFonts w:ascii="Times New Roman" w:hAnsi="Times New Roman" w:cs="Times New Roman"/>
          <w:b/>
          <w:bCs/>
          <w:color w:val="auto"/>
          <w:sz w:val="28"/>
          <w:szCs w:val="28"/>
        </w:rPr>
        <w:t>Chương 5</w:t>
      </w:r>
      <w:bookmarkEnd w:id="73"/>
    </w:p>
    <w:p>
      <w:pPr>
        <w:pStyle w:val="2"/>
        <w:spacing w:before="120" w:after="120" w:line="260" w:lineRule="auto"/>
        <w:jc w:val="center"/>
        <w:rPr>
          <w:rFonts w:ascii="Times New Roman" w:hAnsi="Times New Roman" w:cs="Times New Roman"/>
          <w:b/>
          <w:bCs/>
          <w:sz w:val="28"/>
          <w:szCs w:val="28"/>
        </w:rPr>
      </w:pPr>
      <w:bookmarkStart w:id="74" w:name="_Toc67343028"/>
      <w:bookmarkStart w:id="75" w:name="_Toc68207685"/>
      <w:r>
        <w:rPr>
          <w:rFonts w:ascii="Times New Roman" w:hAnsi="Times New Roman" w:cs="Times New Roman"/>
          <w:b/>
          <w:bCs/>
          <w:color w:val="auto"/>
          <w:sz w:val="28"/>
          <w:szCs w:val="28"/>
        </w:rPr>
        <w:t>KẾT LUẬN</w:t>
      </w:r>
      <w:bookmarkEnd w:id="74"/>
      <w:bookmarkEnd w:id="75"/>
    </w:p>
    <w:p>
      <w:pPr>
        <w:jc w:val="both"/>
        <w:rPr>
          <w:sz w:val="24"/>
          <w:szCs w:val="24"/>
        </w:rPr>
        <w:sectPr>
          <w:pgSz w:w="12240" w:h="15840"/>
          <w:pgMar w:top="1440" w:right="1440" w:bottom="1440" w:left="1440" w:header="720" w:footer="720" w:gutter="0"/>
          <w:cols w:space="720" w:num="1"/>
          <w:docGrid w:linePitch="360" w:charSpace="0"/>
        </w:sectPr>
      </w:pPr>
      <w:r>
        <w:rPr>
          <w:szCs w:val="26"/>
        </w:rPr>
        <w:t xml:space="preserve">    </w:t>
      </w:r>
      <w:r>
        <w:rPr>
          <w:sz w:val="24"/>
          <w:szCs w:val="24"/>
        </w:rPr>
        <w:t xml:space="preserve"> Qua việc tìm hiểu lý thuyết cùng với việc mô phỏng, đánh giá bộ nhớ SRAM qua phần mềm CentOS, nhóm chúng em đã phần nào nêu được khái quát về khái niệm, cách hoạt động của bộ nhớ SRAM, cũng như quá trình mô phỏng cell của SRAM,. Song, đây chỉ là cuốn báo cáo đơn giản về SRAM, nhóm chúng em mong thầy đóng góp ý kiến để nhóm hoàn thiện hơn về bài báo cáo này.</w:t>
      </w:r>
      <w:bookmarkStart w:id="76" w:name="_Toc67343029"/>
    </w:p>
    <w:p>
      <w:pPr>
        <w:jc w:val="center"/>
        <w:rPr>
          <w:b/>
          <w:sz w:val="28"/>
          <w:szCs w:val="28"/>
        </w:rPr>
      </w:pPr>
      <w:r>
        <w:rPr>
          <w:b/>
          <w:sz w:val="28"/>
          <w:szCs w:val="28"/>
        </w:rPr>
        <w:t>TÀI LIỆU THAM KHẢO</w:t>
      </w:r>
      <w:bookmarkEnd w:id="76"/>
    </w:p>
    <w:p>
      <w:pPr>
        <w:numPr>
          <w:ilvl w:val="0"/>
          <w:numId w:val="12"/>
        </w:numPr>
        <w:spacing w:before="120" w:after="120"/>
        <w:ind w:left="360"/>
        <w:jc w:val="both"/>
        <w:rPr>
          <w:sz w:val="24"/>
          <w:szCs w:val="24"/>
        </w:rPr>
      </w:pPr>
      <w:r>
        <w:rPr>
          <w:sz w:val="24"/>
          <w:szCs w:val="24"/>
        </w:rPr>
        <w:t>Neil H.E Weste and David Money Harris. Chapter 12(Array Subsystems).</w:t>
      </w:r>
      <w:r>
        <w:rPr>
          <w:i/>
          <w:sz w:val="24"/>
          <w:szCs w:val="24"/>
        </w:rPr>
        <w:t>CMOS VLSI DESIGN</w:t>
      </w:r>
      <w:r>
        <w:rPr>
          <w:sz w:val="24"/>
          <w:szCs w:val="24"/>
        </w:rPr>
        <w:t>(p. 497).</w:t>
      </w:r>
    </w:p>
    <w:p>
      <w:pPr>
        <w:numPr>
          <w:ilvl w:val="0"/>
          <w:numId w:val="12"/>
        </w:numPr>
        <w:spacing w:before="120" w:after="120"/>
        <w:ind w:left="360"/>
        <w:jc w:val="both"/>
        <w:rPr>
          <w:sz w:val="24"/>
          <w:szCs w:val="24"/>
        </w:rPr>
      </w:pPr>
      <w:r>
        <w:rPr>
          <w:sz w:val="24"/>
          <w:szCs w:val="24"/>
        </w:rPr>
        <w:t>https://fptshop.com.vn/tin-tuc/danh-gia/ram-la-gi-bo-nho-ram-dung-de-lam-gi-57115</w:t>
      </w:r>
    </w:p>
    <w:p>
      <w:pPr>
        <w:spacing w:before="120" w:after="120"/>
        <w:ind w:left="360"/>
        <w:jc w:val="both"/>
        <w:rPr>
          <w:b/>
          <w:sz w:val="24"/>
          <w:szCs w:val="24"/>
        </w:rPr>
      </w:pPr>
      <w:r>
        <w:rPr>
          <w:rFonts w:eastAsia="SimSun"/>
          <w:sz w:val="24"/>
          <w:szCs w:val="24"/>
          <w:shd w:val="clear" w:color="auto" w:fill="FFFFFF"/>
        </w:rPr>
        <w:t>[3] Erkins H. A., Schmidt J. D. “</w:t>
      </w:r>
      <w:r>
        <w:rPr>
          <w:rFonts w:eastAsia="SimSun"/>
          <w:i/>
          <w:iCs/>
          <w:sz w:val="24"/>
          <w:szCs w:val="24"/>
          <w:shd w:val="clear" w:color="auto" w:fill="FFFFFF"/>
        </w:rPr>
        <w:t>An integrated semiconductor memory system”</w:t>
      </w:r>
      <w:r>
        <w:rPr>
          <w:rFonts w:eastAsia="SimSun"/>
          <w:sz w:val="24"/>
          <w:szCs w:val="24"/>
          <w:shd w:val="clear" w:color="auto" w:fill="FFFFFF"/>
        </w:rPr>
        <w:t>. Fall Joint Computer Conference. AFIPS Proc., Vol. 27, (Nov. 1965) p. 1053-1064.</w:t>
      </w:r>
    </w:p>
    <w:p>
      <w:pPr>
        <w:spacing w:before="120" w:after="120" w:line="240" w:lineRule="auto"/>
        <w:ind w:left="360"/>
        <w:jc w:val="both"/>
        <w:rPr>
          <w:rFonts w:eastAsia="SimSun"/>
          <w:sz w:val="24"/>
          <w:szCs w:val="24"/>
          <w:shd w:val="clear" w:color="auto" w:fill="FFFFFF"/>
        </w:rPr>
      </w:pPr>
      <w:r>
        <w:rPr>
          <w:rFonts w:eastAsia="SimSun"/>
          <w:sz w:val="24"/>
          <w:szCs w:val="24"/>
          <w:shd w:val="clear" w:color="auto" w:fill="FFFFFF"/>
        </w:rPr>
        <w:t>[4] “</w:t>
      </w:r>
      <w:r>
        <w:rPr>
          <w:rFonts w:eastAsia="SimSun"/>
          <w:i/>
          <w:iCs/>
          <w:sz w:val="24"/>
          <w:szCs w:val="24"/>
          <w:shd w:val="clear" w:color="auto" w:fill="FFFFFF"/>
        </w:rPr>
        <w:t>RAM, ROM, and Flash Memory. For Dummies</w:t>
      </w:r>
      <w:r>
        <w:rPr>
          <w:rFonts w:eastAsia="SimSun"/>
          <w:sz w:val="24"/>
          <w:szCs w:val="24"/>
          <w:shd w:val="clear" w:color="auto" w:fill="FFFFFF"/>
        </w:rPr>
        <w:t>, 2010”. Truy cập 17 Mar 2021.</w:t>
      </w:r>
    </w:p>
    <w:p>
      <w:pPr>
        <w:spacing w:before="120" w:after="120" w:line="240" w:lineRule="auto"/>
        <w:ind w:left="360"/>
        <w:jc w:val="both"/>
        <w:rPr>
          <w:rFonts w:eastAsia="SimSun"/>
          <w:sz w:val="24"/>
          <w:szCs w:val="24"/>
          <w:shd w:val="clear" w:color="auto" w:fill="FFFFFF"/>
        </w:rPr>
      </w:pPr>
      <w:r>
        <w:rPr>
          <w:rFonts w:eastAsia="SimSun"/>
          <w:sz w:val="24"/>
          <w:szCs w:val="24"/>
          <w:shd w:val="clear" w:color="auto" w:fill="FFFFFF"/>
        </w:rPr>
        <w:t>[5] Bellis M. The Invention of the Intel 1103 – “</w:t>
      </w:r>
      <w:r>
        <w:rPr>
          <w:rFonts w:eastAsia="SimSun"/>
          <w:i/>
          <w:iCs/>
          <w:sz w:val="24"/>
          <w:szCs w:val="24"/>
          <w:shd w:val="clear" w:color="auto" w:fill="FFFFFF"/>
        </w:rPr>
        <w:t>The World's First Available DRAM Chip”</w:t>
      </w:r>
      <w:r>
        <w:rPr>
          <w:rFonts w:eastAsia="SimSun"/>
          <w:sz w:val="24"/>
          <w:szCs w:val="24"/>
          <w:shd w:val="clear" w:color="auto" w:fill="FFFFFF"/>
        </w:rPr>
        <w:t>. About.com Inventors. Truy cập 17 Mar 2021.</w:t>
      </w:r>
    </w:p>
    <w:p>
      <w:pPr>
        <w:spacing w:before="120" w:after="120" w:line="240" w:lineRule="auto"/>
        <w:jc w:val="both"/>
        <w:rPr>
          <w:rFonts w:eastAsia="SimSun"/>
          <w:sz w:val="24"/>
          <w:szCs w:val="24"/>
          <w:shd w:val="clear" w:color="auto" w:fill="FFFFFF"/>
        </w:rPr>
      </w:pPr>
      <w:r>
        <w:rPr>
          <w:rFonts w:eastAsia="SimSun"/>
          <w:sz w:val="24"/>
          <w:szCs w:val="24"/>
          <w:shd w:val="clear" w:color="auto" w:fill="FFFFFF"/>
        </w:rPr>
        <w:t xml:space="preserve">      [6] </w:t>
      </w:r>
      <w:r>
        <w:rPr>
          <w:sz w:val="24"/>
          <w:szCs w:val="24"/>
        </w:rPr>
        <w:t>Neil H.E Weste and David Money Harris. “</w:t>
      </w:r>
      <w:r>
        <w:rPr>
          <w:i/>
          <w:iCs/>
          <w:sz w:val="24"/>
          <w:szCs w:val="24"/>
        </w:rPr>
        <w:t xml:space="preserve">Chapter 12(Array Subsystems)”.CMOS VLSI </w:t>
      </w:r>
      <w:r>
        <w:rPr>
          <w:i/>
          <w:iCs/>
          <w:sz w:val="24"/>
          <w:szCs w:val="24"/>
        </w:rPr>
        <w:tab/>
      </w:r>
      <w:r>
        <w:rPr>
          <w:i/>
          <w:iCs/>
          <w:sz w:val="24"/>
          <w:szCs w:val="24"/>
        </w:rPr>
        <w:t>DESIGN</w:t>
      </w:r>
      <w:r>
        <w:rPr>
          <w:sz w:val="24"/>
          <w:szCs w:val="24"/>
        </w:rPr>
        <w:t>(p. 499).</w:t>
      </w:r>
    </w:p>
    <w:p>
      <w:pPr>
        <w:spacing w:before="120" w:after="120" w:line="240" w:lineRule="auto"/>
        <w:jc w:val="both"/>
        <w:rPr>
          <w:rFonts w:eastAsia="SimSun"/>
          <w:sz w:val="24"/>
          <w:szCs w:val="24"/>
          <w:shd w:val="clear" w:color="auto" w:fill="FFFFFF"/>
        </w:rPr>
      </w:pPr>
      <w:r>
        <w:rPr>
          <w:rFonts w:eastAsia="SimSun"/>
          <w:sz w:val="24"/>
          <w:szCs w:val="24"/>
          <w:shd w:val="clear" w:color="auto" w:fill="FFFFFF"/>
        </w:rPr>
        <w:t xml:space="preserve">      [7] “</w:t>
      </w:r>
      <w:r>
        <w:rPr>
          <w:rFonts w:eastAsia="SimSun"/>
          <w:i/>
          <w:iCs/>
          <w:sz w:val="24"/>
          <w:szCs w:val="24"/>
          <w:shd w:val="clear" w:color="auto" w:fill="FFFFFF"/>
        </w:rPr>
        <w:t>Computer organization (4th ed.)”.</w:t>
      </w:r>
      <w:r>
        <w:rPr>
          <w:rFonts w:eastAsia="SimSun"/>
          <w:sz w:val="24"/>
          <w:szCs w:val="24"/>
          <w:shd w:val="clear" w:color="auto" w:fill="FFFFFF"/>
        </w:rPr>
        <w:t xml:space="preserve"> [S.l.]: McGraw-Hill. 1996-07-01. ISBN 978-0-07-</w:t>
      </w:r>
      <w:r>
        <w:rPr>
          <w:rFonts w:eastAsia="SimSun"/>
          <w:sz w:val="24"/>
          <w:szCs w:val="24"/>
          <w:shd w:val="clear" w:color="auto" w:fill="FFFFFF"/>
        </w:rPr>
        <w:tab/>
      </w:r>
      <w:r>
        <w:rPr>
          <w:rFonts w:eastAsia="SimSun"/>
          <w:sz w:val="24"/>
          <w:szCs w:val="24"/>
          <w:shd w:val="clear" w:color="auto" w:fill="FFFFFF"/>
        </w:rPr>
        <w:t>114323-3.</w:t>
      </w:r>
    </w:p>
    <w:p>
      <w:pPr>
        <w:spacing w:before="120" w:after="120" w:line="240" w:lineRule="auto"/>
        <w:jc w:val="both"/>
        <w:rPr>
          <w:rFonts w:eastAsia="SimSun"/>
          <w:sz w:val="24"/>
          <w:szCs w:val="24"/>
          <w:shd w:val="clear" w:color="auto" w:fill="FFFFFF"/>
        </w:rPr>
      </w:pPr>
      <w:r>
        <w:rPr>
          <w:rFonts w:eastAsia="SimSun"/>
          <w:sz w:val="24"/>
          <w:szCs w:val="24"/>
          <w:shd w:val="clear" w:color="auto" w:fill="FFFFFF"/>
        </w:rPr>
        <w:t xml:space="preserve">      [8]"</w:t>
      </w:r>
      <w:r>
        <w:rPr>
          <w:rFonts w:eastAsia="SimSun"/>
          <w:i/>
          <w:iCs/>
          <w:sz w:val="24"/>
          <w:szCs w:val="24"/>
          <w:shd w:val="clear" w:color="auto" w:fill="FFFFFF"/>
        </w:rPr>
        <w:t>3.0V Core Async/Page PSRAM Memory" (PDF).</w:t>
      </w:r>
      <w:r>
        <w:rPr>
          <w:rFonts w:eastAsia="SimSun"/>
          <w:sz w:val="24"/>
          <w:szCs w:val="24"/>
          <w:shd w:val="clear" w:color="auto" w:fill="FFFFFF"/>
        </w:rPr>
        <w:t xml:space="preserve"> Micron. Retrieved 2019-05-04.</w:t>
      </w:r>
    </w:p>
    <w:p>
      <w:pPr>
        <w:spacing w:before="120" w:after="120" w:line="240" w:lineRule="auto"/>
        <w:jc w:val="both"/>
        <w:rPr>
          <w:sz w:val="24"/>
          <w:szCs w:val="24"/>
        </w:rPr>
      </w:pPr>
      <w:r>
        <w:rPr>
          <w:rFonts w:eastAsia="SimSun"/>
          <w:sz w:val="24"/>
          <w:szCs w:val="24"/>
          <w:shd w:val="clear" w:color="auto" w:fill="FFFFFF"/>
        </w:rPr>
        <w:t xml:space="preserve">      [9] </w:t>
      </w:r>
      <w:r>
        <w:rPr>
          <w:sz w:val="24"/>
          <w:szCs w:val="24"/>
        </w:rPr>
        <w:t>Neil H.E Weste and David Money Harris. Chapter 12(Array Subsystems).</w:t>
      </w:r>
      <w:r>
        <w:rPr>
          <w:i/>
          <w:sz w:val="24"/>
          <w:szCs w:val="24"/>
        </w:rPr>
        <w:t xml:space="preserve">CMOS     VLSI </w:t>
      </w:r>
      <w:r>
        <w:rPr>
          <w:i/>
          <w:sz w:val="24"/>
          <w:szCs w:val="24"/>
        </w:rPr>
        <w:tab/>
      </w:r>
      <w:r>
        <w:rPr>
          <w:i/>
          <w:sz w:val="24"/>
          <w:szCs w:val="24"/>
        </w:rPr>
        <w:t>DESIGN</w:t>
      </w:r>
      <w:r>
        <w:rPr>
          <w:sz w:val="24"/>
          <w:szCs w:val="24"/>
        </w:rPr>
        <w:t>(p. 499).</w:t>
      </w:r>
    </w:p>
    <w:p>
      <w:pPr>
        <w:spacing w:before="120" w:after="120" w:line="240" w:lineRule="auto"/>
        <w:ind w:firstLine="360" w:firstLineChars="150"/>
        <w:jc w:val="both"/>
        <w:rPr>
          <w:b/>
          <w:sz w:val="24"/>
          <w:szCs w:val="24"/>
        </w:rPr>
      </w:pPr>
      <w:r>
        <w:rPr>
          <w:sz w:val="24"/>
          <w:szCs w:val="24"/>
        </w:rPr>
        <w:t xml:space="preserve">[10] </w:t>
      </w:r>
      <w:r>
        <w:fldChar w:fldCharType="begin"/>
      </w:r>
      <w:r>
        <w:instrText xml:space="preserve"> HYPERLINK "https://utexlms.hcmute.edu.vn/pluginfile.php/1367139/mod_resource/content/0/ch8_me" </w:instrText>
      </w:r>
      <w:r>
        <w:fldChar w:fldCharType="separate"/>
      </w:r>
      <w:r>
        <w:rPr>
          <w:rStyle w:val="16"/>
          <w:sz w:val="24"/>
          <w:szCs w:val="24"/>
        </w:rPr>
        <w:t>https://utexlms.hcmute.edu.vn/pluginfile.php/1367139/mod_resource/content/0/ch8_me</w:t>
      </w:r>
      <w:r>
        <w:rPr>
          <w:rStyle w:val="16"/>
          <w:sz w:val="24"/>
          <w:szCs w:val="24"/>
        </w:rPr>
        <w:fldChar w:fldCharType="end"/>
      </w:r>
      <w:r>
        <w:rPr>
          <w:sz w:val="24"/>
          <w:szCs w:val="24"/>
        </w:rPr>
        <w:tab/>
      </w:r>
      <w:r>
        <w:rPr>
          <w:sz w:val="24"/>
          <w:szCs w:val="24"/>
        </w:rPr>
        <w:t>mory_student.pdf</w:t>
      </w:r>
    </w:p>
    <w:sectPr>
      <w:footerReference r:id="rId11"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p>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t xml:space="preserve">— </w:t>
                          </w:r>
                          <w:r>
                            <w:fldChar w:fldCharType="begin"/>
                          </w:r>
                          <w:r>
                            <w:instrText xml:space="preserve"> PAGE  \* MERGEFORMAT </w:instrText>
                          </w:r>
                          <w:r>
                            <w:fldChar w:fldCharType="separate"/>
                          </w:r>
                          <w:r>
                            <w:t>iii</w:t>
                          </w:r>
                          <w:r>
                            <w:fldChar w:fldCharType="end"/>
                          </w:r>
                          <w: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CJvQcUbAgAAVgQAAA4A&#10;AAAAAAAAAQAgAAAAHwEAAGRycy9lMm9Eb2MueG1sUEsFBgAAAAAGAAYAWQEAAKwFAAAAAA==&#10;">
              <v:fill on="f" focussize="0,0"/>
              <v:stroke on="f" weight="0.5pt"/>
              <v:imagedata o:title=""/>
              <o:lock v:ext="edit" aspectratio="f"/>
              <v:textbox inset="0mm,0mm,0mm,0mm" style="mso-fit-shape-to-text:t;">
                <w:txbxContent>
                  <w:p>
                    <w:pPr>
                      <w:pStyle w:val="12"/>
                    </w:pPr>
                    <w:r>
                      <w:t xml:space="preserve">— </w:t>
                    </w:r>
                    <w:r>
                      <w:fldChar w:fldCharType="begin"/>
                    </w:r>
                    <w:r>
                      <w:instrText xml:space="preserve"> PAGE  \* MERGEFORMAT </w:instrText>
                    </w:r>
                    <w:r>
                      <w:fldChar w:fldCharType="separate"/>
                    </w:r>
                    <w:r>
                      <w:t>iii</w:t>
                    </w:r>
                    <w:r>
                      <w:fldChar w:fldCharType="end"/>
                    </w:r>
                    <w:r>
                      <w:t xml:space="preserve"> —</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F14EDC"/>
    <w:multiLevelType w:val="singleLevel"/>
    <w:tmpl w:val="81F14EDC"/>
    <w:lvl w:ilvl="0" w:tentative="0">
      <w:start w:val="1"/>
      <w:numFmt w:val="decimal"/>
      <w:suff w:val="space"/>
      <w:lvlText w:val="[%1]"/>
      <w:lvlJc w:val="left"/>
    </w:lvl>
  </w:abstractNum>
  <w:abstractNum w:abstractNumId="1">
    <w:nsid w:val="A233091B"/>
    <w:multiLevelType w:val="singleLevel"/>
    <w:tmpl w:val="A233091B"/>
    <w:lvl w:ilvl="0" w:tentative="0">
      <w:start w:val="1"/>
      <w:numFmt w:val="bullet"/>
      <w:lvlText w:val=""/>
      <w:lvlJc w:val="left"/>
      <w:pPr>
        <w:tabs>
          <w:tab w:val="left" w:pos="840"/>
        </w:tabs>
        <w:ind w:left="840" w:hanging="420"/>
      </w:pPr>
      <w:rPr>
        <w:rFonts w:hint="default" w:ascii="Wingdings" w:hAnsi="Wingdings"/>
      </w:rPr>
    </w:lvl>
  </w:abstractNum>
  <w:abstractNum w:abstractNumId="2">
    <w:nsid w:val="C15D1640"/>
    <w:multiLevelType w:val="singleLevel"/>
    <w:tmpl w:val="C15D1640"/>
    <w:lvl w:ilvl="0" w:tentative="0">
      <w:start w:val="1"/>
      <w:numFmt w:val="bullet"/>
      <w:lvlText w:val=""/>
      <w:lvlJc w:val="left"/>
      <w:pPr>
        <w:tabs>
          <w:tab w:val="left" w:pos="1260"/>
        </w:tabs>
        <w:ind w:left="1260" w:hanging="420"/>
      </w:pPr>
      <w:rPr>
        <w:rFonts w:hint="default" w:ascii="Wingdings" w:hAnsi="Wingdings"/>
      </w:rPr>
    </w:lvl>
  </w:abstractNum>
  <w:abstractNum w:abstractNumId="3">
    <w:nsid w:val="CB9AB0D7"/>
    <w:multiLevelType w:val="singleLevel"/>
    <w:tmpl w:val="CB9AB0D7"/>
    <w:lvl w:ilvl="0" w:tentative="0">
      <w:start w:val="2"/>
      <w:numFmt w:val="decimal"/>
      <w:suff w:val="space"/>
      <w:lvlText w:val="%1."/>
      <w:lvlJc w:val="left"/>
    </w:lvl>
  </w:abstractNum>
  <w:abstractNum w:abstractNumId="4">
    <w:nsid w:val="D9013025"/>
    <w:multiLevelType w:val="singleLevel"/>
    <w:tmpl w:val="D9013025"/>
    <w:lvl w:ilvl="0" w:tentative="0">
      <w:start w:val="1"/>
      <w:numFmt w:val="bullet"/>
      <w:lvlText w:val=""/>
      <w:lvlJc w:val="left"/>
      <w:pPr>
        <w:tabs>
          <w:tab w:val="left" w:pos="1680"/>
        </w:tabs>
        <w:ind w:left="1680" w:hanging="420"/>
      </w:pPr>
      <w:rPr>
        <w:rFonts w:hint="default" w:ascii="Wingdings" w:hAnsi="Wingdings"/>
      </w:rPr>
    </w:lvl>
  </w:abstractNum>
  <w:abstractNum w:abstractNumId="5">
    <w:nsid w:val="DA9F18C2"/>
    <w:multiLevelType w:val="singleLevel"/>
    <w:tmpl w:val="DA9F18C2"/>
    <w:lvl w:ilvl="0" w:tentative="0">
      <w:start w:val="1"/>
      <w:numFmt w:val="bullet"/>
      <w:lvlText w:val=""/>
      <w:lvlJc w:val="left"/>
      <w:pPr>
        <w:tabs>
          <w:tab w:val="left" w:pos="840"/>
        </w:tabs>
        <w:ind w:left="840" w:hanging="420"/>
      </w:pPr>
      <w:rPr>
        <w:rFonts w:hint="default" w:ascii="Wingdings" w:hAnsi="Wingdings"/>
      </w:rPr>
    </w:lvl>
  </w:abstractNum>
  <w:abstractNum w:abstractNumId="6">
    <w:nsid w:val="FB2DA32A"/>
    <w:multiLevelType w:val="singleLevel"/>
    <w:tmpl w:val="FB2DA32A"/>
    <w:lvl w:ilvl="0" w:tentative="0">
      <w:start w:val="1"/>
      <w:numFmt w:val="bullet"/>
      <w:lvlText w:val=""/>
      <w:lvlJc w:val="left"/>
      <w:pPr>
        <w:tabs>
          <w:tab w:val="left" w:pos="1260"/>
        </w:tabs>
        <w:ind w:left="1260" w:hanging="420"/>
      </w:pPr>
      <w:rPr>
        <w:rFonts w:hint="default" w:ascii="Wingdings" w:hAnsi="Wingdings"/>
      </w:rPr>
    </w:lvl>
  </w:abstractNum>
  <w:abstractNum w:abstractNumId="7">
    <w:nsid w:val="0D51B41C"/>
    <w:multiLevelType w:val="singleLevel"/>
    <w:tmpl w:val="0D51B41C"/>
    <w:lvl w:ilvl="0" w:tentative="0">
      <w:start w:val="1"/>
      <w:numFmt w:val="bullet"/>
      <w:lvlText w:val=""/>
      <w:lvlJc w:val="left"/>
      <w:pPr>
        <w:tabs>
          <w:tab w:val="left" w:pos="1260"/>
        </w:tabs>
        <w:ind w:left="940" w:hanging="420"/>
      </w:pPr>
      <w:rPr>
        <w:rFonts w:hint="default" w:ascii="Wingdings" w:hAnsi="Wingdings"/>
      </w:rPr>
    </w:lvl>
  </w:abstractNum>
  <w:abstractNum w:abstractNumId="8">
    <w:nsid w:val="396357F9"/>
    <w:multiLevelType w:val="singleLevel"/>
    <w:tmpl w:val="396357F9"/>
    <w:lvl w:ilvl="0" w:tentative="0">
      <w:start w:val="1"/>
      <w:numFmt w:val="bullet"/>
      <w:lvlText w:val=""/>
      <w:lvlJc w:val="left"/>
      <w:pPr>
        <w:tabs>
          <w:tab w:val="left" w:pos="840"/>
        </w:tabs>
        <w:ind w:left="840" w:hanging="420"/>
      </w:pPr>
      <w:rPr>
        <w:rFonts w:hint="default" w:ascii="Wingdings" w:hAnsi="Wingdings"/>
      </w:rPr>
    </w:lvl>
  </w:abstractNum>
  <w:abstractNum w:abstractNumId="9">
    <w:nsid w:val="478F767B"/>
    <w:multiLevelType w:val="multilevel"/>
    <w:tmpl w:val="478F767B"/>
    <w:lvl w:ilvl="0" w:tentative="0">
      <w:start w:val="2"/>
      <w:numFmt w:val="decimal"/>
      <w:lvlText w:val="%1"/>
      <w:lvlJc w:val="left"/>
      <w:pPr>
        <w:ind w:left="420" w:hanging="420"/>
      </w:pPr>
      <w:rPr>
        <w:rFonts w:hint="default"/>
        <w:sz w:val="32"/>
      </w:rPr>
    </w:lvl>
    <w:lvl w:ilvl="1" w:tentative="0">
      <w:start w:val="1"/>
      <w:numFmt w:val="decimal"/>
      <w:lvlText w:val="%1.%2"/>
      <w:lvlJc w:val="left"/>
      <w:pPr>
        <w:ind w:left="420" w:hanging="420"/>
      </w:pPr>
      <w:rPr>
        <w:rFonts w:hint="default" w:ascii="Times New Roman" w:hAnsi="Times New Roman" w:cs="Times New Roman"/>
        <w:sz w:val="32"/>
      </w:rPr>
    </w:lvl>
    <w:lvl w:ilvl="2" w:tentative="0">
      <w:start w:val="1"/>
      <w:numFmt w:val="decimal"/>
      <w:lvlText w:val="%1.%2.%3"/>
      <w:lvlJc w:val="left"/>
      <w:pPr>
        <w:ind w:left="1570" w:hanging="720"/>
      </w:pPr>
      <w:rPr>
        <w:rFonts w:hint="default"/>
        <w:sz w:val="32"/>
      </w:rPr>
    </w:lvl>
    <w:lvl w:ilvl="3" w:tentative="0">
      <w:start w:val="1"/>
      <w:numFmt w:val="decimal"/>
      <w:lvlText w:val="%1.%2.%3.%4"/>
      <w:lvlJc w:val="left"/>
      <w:pPr>
        <w:ind w:left="2355" w:hanging="1080"/>
      </w:pPr>
      <w:rPr>
        <w:rFonts w:hint="default"/>
        <w:sz w:val="32"/>
      </w:rPr>
    </w:lvl>
    <w:lvl w:ilvl="4" w:tentative="0">
      <w:start w:val="1"/>
      <w:numFmt w:val="decimal"/>
      <w:lvlText w:val="%1.%2.%3.%4.%5"/>
      <w:lvlJc w:val="left"/>
      <w:pPr>
        <w:ind w:left="2780" w:hanging="1080"/>
      </w:pPr>
      <w:rPr>
        <w:rFonts w:hint="default"/>
        <w:sz w:val="32"/>
      </w:rPr>
    </w:lvl>
    <w:lvl w:ilvl="5" w:tentative="0">
      <w:start w:val="1"/>
      <w:numFmt w:val="decimal"/>
      <w:lvlText w:val="%1.%2.%3.%4.%5.%6"/>
      <w:lvlJc w:val="left"/>
      <w:pPr>
        <w:ind w:left="3565" w:hanging="1440"/>
      </w:pPr>
      <w:rPr>
        <w:rFonts w:hint="default"/>
        <w:sz w:val="32"/>
      </w:rPr>
    </w:lvl>
    <w:lvl w:ilvl="6" w:tentative="0">
      <w:start w:val="1"/>
      <w:numFmt w:val="decimal"/>
      <w:lvlText w:val="%1.%2.%3.%4.%5.%6.%7"/>
      <w:lvlJc w:val="left"/>
      <w:pPr>
        <w:ind w:left="3990" w:hanging="1440"/>
      </w:pPr>
      <w:rPr>
        <w:rFonts w:hint="default"/>
        <w:sz w:val="32"/>
      </w:rPr>
    </w:lvl>
    <w:lvl w:ilvl="7" w:tentative="0">
      <w:start w:val="1"/>
      <w:numFmt w:val="decimal"/>
      <w:lvlText w:val="%1.%2.%3.%4.%5.%6.%7.%8"/>
      <w:lvlJc w:val="left"/>
      <w:pPr>
        <w:ind w:left="4775" w:hanging="1800"/>
      </w:pPr>
      <w:rPr>
        <w:rFonts w:hint="default"/>
        <w:sz w:val="32"/>
      </w:rPr>
    </w:lvl>
    <w:lvl w:ilvl="8" w:tentative="0">
      <w:start w:val="1"/>
      <w:numFmt w:val="decimal"/>
      <w:lvlText w:val="%1.%2.%3.%4.%5.%6.%7.%8.%9"/>
      <w:lvlJc w:val="left"/>
      <w:pPr>
        <w:ind w:left="5560" w:hanging="2160"/>
      </w:pPr>
      <w:rPr>
        <w:rFonts w:hint="default"/>
        <w:sz w:val="32"/>
      </w:rPr>
    </w:lvl>
  </w:abstractNum>
  <w:abstractNum w:abstractNumId="10">
    <w:nsid w:val="5EEB5C22"/>
    <w:multiLevelType w:val="singleLevel"/>
    <w:tmpl w:val="5EEB5C22"/>
    <w:lvl w:ilvl="0" w:tentative="0">
      <w:start w:val="1"/>
      <w:numFmt w:val="bullet"/>
      <w:lvlText w:val=""/>
      <w:lvlJc w:val="left"/>
      <w:pPr>
        <w:tabs>
          <w:tab w:val="left" w:pos="1680"/>
        </w:tabs>
        <w:ind w:left="1680" w:hanging="420"/>
      </w:pPr>
      <w:rPr>
        <w:rFonts w:hint="default" w:ascii="Wingdings" w:hAnsi="Wingdings"/>
      </w:rPr>
    </w:lvl>
  </w:abstractNum>
  <w:abstractNum w:abstractNumId="11">
    <w:nsid w:val="61480C36"/>
    <w:multiLevelType w:val="singleLevel"/>
    <w:tmpl w:val="61480C36"/>
    <w:lvl w:ilvl="0" w:tentative="0">
      <w:start w:val="1"/>
      <w:numFmt w:val="bullet"/>
      <w:lvlText w:val=""/>
      <w:lvlJc w:val="left"/>
      <w:pPr>
        <w:tabs>
          <w:tab w:val="left" w:pos="1680"/>
        </w:tabs>
        <w:ind w:left="1680" w:hanging="420"/>
      </w:pPr>
      <w:rPr>
        <w:rFonts w:hint="default" w:ascii="Wingdings" w:hAnsi="Wingdings"/>
      </w:rPr>
    </w:lvl>
  </w:abstractNum>
  <w:num w:numId="1">
    <w:abstractNumId w:val="5"/>
  </w:num>
  <w:num w:numId="2">
    <w:abstractNumId w:val="3"/>
  </w:num>
  <w:num w:numId="3">
    <w:abstractNumId w:val="9"/>
  </w:num>
  <w:num w:numId="4">
    <w:abstractNumId w:val="8"/>
  </w:num>
  <w:num w:numId="5">
    <w:abstractNumId w:val="2"/>
  </w:num>
  <w:num w:numId="6">
    <w:abstractNumId w:val="6"/>
  </w:num>
  <w:num w:numId="7">
    <w:abstractNumId w:val="1"/>
  </w:num>
  <w:num w:numId="8">
    <w:abstractNumId w:val="7"/>
  </w:num>
  <w:num w:numId="9">
    <w:abstractNumId w:val="11"/>
  </w:num>
  <w:num w:numId="10">
    <w:abstractNumId w:val="4"/>
  </w:num>
  <w:num w:numId="11">
    <w:abstractNumId w:val="10"/>
  </w:num>
  <w:num w:numId="1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USER">
    <w15:presenceInfo w15:providerId="None" w15:userId="USER"/>
  </w15:person>
  <w15:person w15:author="ASUS">
    <w15:presenceInfo w15:providerId="None" w15:userId="AS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hideSpellingErrors/>
  <w:trackRevision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342"/>
    <w:rsid w:val="00007FBD"/>
    <w:rsid w:val="000343E8"/>
    <w:rsid w:val="00083551"/>
    <w:rsid w:val="00090E4A"/>
    <w:rsid w:val="000C50AE"/>
    <w:rsid w:val="000C6F62"/>
    <w:rsid w:val="000D4277"/>
    <w:rsid w:val="000F4E38"/>
    <w:rsid w:val="001061CE"/>
    <w:rsid w:val="00117D5D"/>
    <w:rsid w:val="001257D4"/>
    <w:rsid w:val="001C254B"/>
    <w:rsid w:val="001F4B45"/>
    <w:rsid w:val="00257380"/>
    <w:rsid w:val="002B0342"/>
    <w:rsid w:val="002B5743"/>
    <w:rsid w:val="002F0DF3"/>
    <w:rsid w:val="0032053D"/>
    <w:rsid w:val="00336439"/>
    <w:rsid w:val="00352D89"/>
    <w:rsid w:val="00356980"/>
    <w:rsid w:val="003709FC"/>
    <w:rsid w:val="003B0932"/>
    <w:rsid w:val="00402BC8"/>
    <w:rsid w:val="00410282"/>
    <w:rsid w:val="00472041"/>
    <w:rsid w:val="00487BCC"/>
    <w:rsid w:val="00490DE8"/>
    <w:rsid w:val="004958CE"/>
    <w:rsid w:val="004A0AE8"/>
    <w:rsid w:val="004C1BD3"/>
    <w:rsid w:val="004E300D"/>
    <w:rsid w:val="004F300D"/>
    <w:rsid w:val="004F476A"/>
    <w:rsid w:val="00524840"/>
    <w:rsid w:val="00525E53"/>
    <w:rsid w:val="0055309F"/>
    <w:rsid w:val="00555E1B"/>
    <w:rsid w:val="00595D2B"/>
    <w:rsid w:val="005B153C"/>
    <w:rsid w:val="005C01FA"/>
    <w:rsid w:val="005D63DB"/>
    <w:rsid w:val="00603A90"/>
    <w:rsid w:val="00610168"/>
    <w:rsid w:val="00616E77"/>
    <w:rsid w:val="006420CA"/>
    <w:rsid w:val="0068739A"/>
    <w:rsid w:val="006E1DC5"/>
    <w:rsid w:val="0073313F"/>
    <w:rsid w:val="0074166B"/>
    <w:rsid w:val="007503CD"/>
    <w:rsid w:val="00763FBE"/>
    <w:rsid w:val="00772DD4"/>
    <w:rsid w:val="00782CF0"/>
    <w:rsid w:val="00793C96"/>
    <w:rsid w:val="007A6401"/>
    <w:rsid w:val="007B2566"/>
    <w:rsid w:val="007D6915"/>
    <w:rsid w:val="007D745F"/>
    <w:rsid w:val="00807661"/>
    <w:rsid w:val="00845C14"/>
    <w:rsid w:val="008509E5"/>
    <w:rsid w:val="00857610"/>
    <w:rsid w:val="00862FA9"/>
    <w:rsid w:val="008664D6"/>
    <w:rsid w:val="0087027B"/>
    <w:rsid w:val="008C120D"/>
    <w:rsid w:val="008C3DB7"/>
    <w:rsid w:val="008C46BC"/>
    <w:rsid w:val="008D5730"/>
    <w:rsid w:val="00914DB1"/>
    <w:rsid w:val="00935E20"/>
    <w:rsid w:val="009933CE"/>
    <w:rsid w:val="009F4468"/>
    <w:rsid w:val="00A03836"/>
    <w:rsid w:val="00A217D0"/>
    <w:rsid w:val="00A42EC5"/>
    <w:rsid w:val="00A66121"/>
    <w:rsid w:val="00AA3344"/>
    <w:rsid w:val="00AB5075"/>
    <w:rsid w:val="00AE7312"/>
    <w:rsid w:val="00B24CA6"/>
    <w:rsid w:val="00B41164"/>
    <w:rsid w:val="00B70BB4"/>
    <w:rsid w:val="00B97180"/>
    <w:rsid w:val="00BC4840"/>
    <w:rsid w:val="00BE684F"/>
    <w:rsid w:val="00C204AA"/>
    <w:rsid w:val="00C52B23"/>
    <w:rsid w:val="00C63F8C"/>
    <w:rsid w:val="00C66912"/>
    <w:rsid w:val="00C93DE2"/>
    <w:rsid w:val="00C94A44"/>
    <w:rsid w:val="00CE5ADB"/>
    <w:rsid w:val="00D02554"/>
    <w:rsid w:val="00D2450D"/>
    <w:rsid w:val="00D50219"/>
    <w:rsid w:val="00D5175E"/>
    <w:rsid w:val="00D739DA"/>
    <w:rsid w:val="00DB5B15"/>
    <w:rsid w:val="00DE65F3"/>
    <w:rsid w:val="00E16545"/>
    <w:rsid w:val="00E2587B"/>
    <w:rsid w:val="00E5586E"/>
    <w:rsid w:val="00E975FE"/>
    <w:rsid w:val="00EC44CA"/>
    <w:rsid w:val="00EF5661"/>
    <w:rsid w:val="00F44DD2"/>
    <w:rsid w:val="00F54BE9"/>
    <w:rsid w:val="00FE117E"/>
    <w:rsid w:val="00FF4DD3"/>
    <w:rsid w:val="02754780"/>
    <w:rsid w:val="0AE52D39"/>
    <w:rsid w:val="14F36236"/>
    <w:rsid w:val="25ED6E5D"/>
    <w:rsid w:val="2E4C5244"/>
    <w:rsid w:val="339A3D58"/>
    <w:rsid w:val="4BCF0B18"/>
    <w:rsid w:val="4BEF7CBD"/>
    <w:rsid w:val="4D0C5FDA"/>
    <w:rsid w:val="51347915"/>
    <w:rsid w:val="5F581DA0"/>
    <w:rsid w:val="667F7FD3"/>
    <w:rsid w:val="6A83390F"/>
    <w:rsid w:val="6C094A2C"/>
    <w:rsid w:val="734072F0"/>
    <w:rsid w:val="73440D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imes New Roman" w:cs="Times New Roman"/>
      <w:sz w:val="26"/>
      <w:lang w:val="en-US" w:eastAsia="en-US" w:bidi="ar-SA"/>
    </w:rPr>
  </w:style>
  <w:style w:type="paragraph" w:styleId="2">
    <w:name w:val="heading 1"/>
    <w:basedOn w:val="1"/>
    <w:next w:val="1"/>
    <w:link w:val="27"/>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9"/>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Cs w:val="26"/>
    </w:rPr>
  </w:style>
  <w:style w:type="paragraph" w:styleId="4">
    <w:name w:val="heading 3"/>
    <w:basedOn w:val="1"/>
    <w:next w:val="1"/>
    <w:link w:val="28"/>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33"/>
    <w:semiHidden/>
    <w:unhideWhenUsed/>
    <w:qFormat/>
    <w:uiPriority w:val="99"/>
    <w:pPr>
      <w:spacing w:after="0" w:line="240" w:lineRule="auto"/>
    </w:pPr>
    <w:rPr>
      <w:rFonts w:ascii="Segoe UI" w:hAnsi="Segoe UI" w:cs="Segoe UI"/>
      <w:sz w:val="18"/>
      <w:szCs w:val="18"/>
    </w:r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9">
    <w:name w:val="annotation reference"/>
    <w:basedOn w:val="5"/>
    <w:semiHidden/>
    <w:unhideWhenUsed/>
    <w:qFormat/>
    <w:uiPriority w:val="99"/>
    <w:rPr>
      <w:sz w:val="16"/>
      <w:szCs w:val="16"/>
    </w:rPr>
  </w:style>
  <w:style w:type="paragraph" w:styleId="10">
    <w:name w:val="annotation text"/>
    <w:basedOn w:val="1"/>
    <w:link w:val="31"/>
    <w:semiHidden/>
    <w:unhideWhenUsed/>
    <w:qFormat/>
    <w:uiPriority w:val="99"/>
    <w:pPr>
      <w:spacing w:line="240" w:lineRule="auto"/>
    </w:pPr>
    <w:rPr>
      <w:sz w:val="20"/>
    </w:rPr>
  </w:style>
  <w:style w:type="paragraph" w:styleId="11">
    <w:name w:val="annotation subject"/>
    <w:basedOn w:val="10"/>
    <w:next w:val="10"/>
    <w:link w:val="32"/>
    <w:semiHidden/>
    <w:unhideWhenUsed/>
    <w:qFormat/>
    <w:uiPriority w:val="99"/>
    <w:rPr>
      <w:b/>
      <w:bCs/>
    </w:rPr>
  </w:style>
  <w:style w:type="paragraph" w:styleId="12">
    <w:name w:val="footer"/>
    <w:basedOn w:val="1"/>
    <w:link w:val="26"/>
    <w:unhideWhenUsed/>
    <w:qFormat/>
    <w:uiPriority w:val="99"/>
    <w:pPr>
      <w:tabs>
        <w:tab w:val="center" w:pos="4680"/>
        <w:tab w:val="right" w:pos="9360"/>
      </w:tabs>
      <w:spacing w:line="240" w:lineRule="auto"/>
    </w:pPr>
  </w:style>
  <w:style w:type="character" w:styleId="13">
    <w:name w:val="footnote reference"/>
    <w:basedOn w:val="5"/>
    <w:semiHidden/>
    <w:unhideWhenUsed/>
    <w:uiPriority w:val="99"/>
    <w:rPr>
      <w:vertAlign w:val="superscript"/>
    </w:rPr>
  </w:style>
  <w:style w:type="paragraph" w:styleId="14">
    <w:name w:val="footnote text"/>
    <w:basedOn w:val="1"/>
    <w:link w:val="24"/>
    <w:semiHidden/>
    <w:unhideWhenUsed/>
    <w:qFormat/>
    <w:uiPriority w:val="99"/>
    <w:pPr>
      <w:spacing w:line="240" w:lineRule="auto"/>
    </w:pPr>
    <w:rPr>
      <w:sz w:val="20"/>
    </w:rPr>
  </w:style>
  <w:style w:type="paragraph" w:styleId="15">
    <w:name w:val="header"/>
    <w:basedOn w:val="1"/>
    <w:link w:val="25"/>
    <w:unhideWhenUsed/>
    <w:qFormat/>
    <w:uiPriority w:val="99"/>
    <w:pPr>
      <w:tabs>
        <w:tab w:val="center" w:pos="4680"/>
        <w:tab w:val="right" w:pos="9360"/>
      </w:tabs>
      <w:spacing w:line="240" w:lineRule="auto"/>
    </w:pPr>
  </w:style>
  <w:style w:type="character" w:styleId="16">
    <w:name w:val="Hyperlink"/>
    <w:basedOn w:val="5"/>
    <w:unhideWhenUsed/>
    <w:qFormat/>
    <w:uiPriority w:val="99"/>
    <w:rPr>
      <w:color w:val="0563C1" w:themeColor="hyperlink"/>
      <w:u w:val="single"/>
      <w14:textFill>
        <w14:solidFill>
          <w14:schemeClr w14:val="hlink"/>
        </w14:solidFill>
      </w14:textFill>
    </w:rPr>
  </w:style>
  <w:style w:type="character" w:styleId="17">
    <w:name w:val="line number"/>
    <w:basedOn w:val="5"/>
    <w:semiHidden/>
    <w:unhideWhenUsed/>
    <w:qFormat/>
    <w:uiPriority w:val="99"/>
  </w:style>
  <w:style w:type="paragraph" w:styleId="18">
    <w:name w:val="Normal (Web)"/>
    <w:basedOn w:val="1"/>
    <w:semiHidden/>
    <w:unhideWhenUsed/>
    <w:qFormat/>
    <w:uiPriority w:val="99"/>
    <w:rPr>
      <w:sz w:val="24"/>
      <w:szCs w:val="24"/>
    </w:rPr>
  </w:style>
  <w:style w:type="paragraph" w:styleId="19">
    <w:name w:val="table of figures"/>
    <w:basedOn w:val="1"/>
    <w:next w:val="1"/>
    <w:unhideWhenUsed/>
    <w:qFormat/>
    <w:uiPriority w:val="99"/>
    <w:pPr>
      <w:spacing w:after="0"/>
    </w:pPr>
  </w:style>
  <w:style w:type="paragraph" w:styleId="20">
    <w:name w:val="toc 1"/>
    <w:basedOn w:val="1"/>
    <w:next w:val="1"/>
    <w:unhideWhenUsed/>
    <w:uiPriority w:val="39"/>
    <w:pPr>
      <w:spacing w:after="100"/>
    </w:pPr>
  </w:style>
  <w:style w:type="paragraph" w:styleId="21">
    <w:name w:val="toc 2"/>
    <w:basedOn w:val="1"/>
    <w:next w:val="1"/>
    <w:unhideWhenUsed/>
    <w:qFormat/>
    <w:uiPriority w:val="39"/>
    <w:pPr>
      <w:spacing w:after="100"/>
      <w:ind w:left="260"/>
    </w:pPr>
  </w:style>
  <w:style w:type="paragraph" w:styleId="22">
    <w:name w:val="toc 3"/>
    <w:basedOn w:val="1"/>
    <w:next w:val="1"/>
    <w:unhideWhenUsed/>
    <w:qFormat/>
    <w:uiPriority w:val="39"/>
    <w:pPr>
      <w:spacing w:after="100"/>
      <w:ind w:left="520"/>
    </w:pPr>
  </w:style>
  <w:style w:type="paragraph" w:styleId="23">
    <w:name w:val="List Paragraph"/>
    <w:basedOn w:val="1"/>
    <w:qFormat/>
    <w:uiPriority w:val="34"/>
    <w:pPr>
      <w:ind w:left="720"/>
      <w:contextualSpacing/>
    </w:pPr>
    <w:rPr>
      <w:rFonts w:asciiTheme="minorHAnsi" w:hAnsiTheme="minorHAnsi" w:eastAsiaTheme="minorHAnsi" w:cstheme="minorBidi"/>
      <w:sz w:val="22"/>
      <w:szCs w:val="22"/>
    </w:rPr>
  </w:style>
  <w:style w:type="character" w:customStyle="1" w:styleId="24">
    <w:name w:val="Footnote Text Char"/>
    <w:basedOn w:val="5"/>
    <w:link w:val="14"/>
    <w:semiHidden/>
    <w:uiPriority w:val="99"/>
    <w:rPr>
      <w:rFonts w:ascii="Times New Roman" w:hAnsi="Times New Roman" w:eastAsia="Times New Roman" w:cs="Times New Roman"/>
      <w:sz w:val="20"/>
      <w:szCs w:val="20"/>
    </w:rPr>
  </w:style>
  <w:style w:type="character" w:customStyle="1" w:styleId="25">
    <w:name w:val="Header Char"/>
    <w:basedOn w:val="5"/>
    <w:link w:val="15"/>
    <w:qFormat/>
    <w:uiPriority w:val="99"/>
    <w:rPr>
      <w:rFonts w:ascii="Times New Roman" w:hAnsi="Times New Roman" w:eastAsia="Times New Roman" w:cs="Times New Roman"/>
      <w:sz w:val="26"/>
      <w:szCs w:val="20"/>
    </w:rPr>
  </w:style>
  <w:style w:type="character" w:customStyle="1" w:styleId="26">
    <w:name w:val="Footer Char"/>
    <w:basedOn w:val="5"/>
    <w:link w:val="12"/>
    <w:qFormat/>
    <w:uiPriority w:val="99"/>
    <w:rPr>
      <w:rFonts w:ascii="Times New Roman" w:hAnsi="Times New Roman" w:eastAsia="Times New Roman" w:cs="Times New Roman"/>
      <w:sz w:val="26"/>
      <w:szCs w:val="20"/>
    </w:rPr>
  </w:style>
  <w:style w:type="character" w:customStyle="1" w:styleId="27">
    <w:name w:val="Heading 1 Char"/>
    <w:basedOn w:val="5"/>
    <w:link w:val="2"/>
    <w:uiPriority w:val="9"/>
    <w:rPr>
      <w:rFonts w:asciiTheme="majorHAnsi" w:hAnsiTheme="majorHAnsi" w:eastAsiaTheme="majorEastAsia" w:cstheme="majorBidi"/>
      <w:color w:val="2E75B6" w:themeColor="accent1" w:themeShade="BF"/>
      <w:sz w:val="32"/>
      <w:szCs w:val="32"/>
    </w:rPr>
  </w:style>
  <w:style w:type="character" w:customStyle="1" w:styleId="28">
    <w:name w:val="Heading 3 Char"/>
    <w:basedOn w:val="5"/>
    <w:link w:val="4"/>
    <w:semiHidden/>
    <w:qFormat/>
    <w:uiPriority w:val="9"/>
    <w:rPr>
      <w:rFonts w:asciiTheme="majorHAnsi" w:hAnsiTheme="majorHAnsi" w:eastAsiaTheme="majorEastAsia" w:cstheme="majorBidi"/>
      <w:color w:val="1F4E79" w:themeColor="accent1" w:themeShade="80"/>
      <w:sz w:val="24"/>
      <w:szCs w:val="24"/>
    </w:rPr>
  </w:style>
  <w:style w:type="character" w:customStyle="1" w:styleId="29">
    <w:name w:val="Heading 2 Char"/>
    <w:basedOn w:val="5"/>
    <w:link w:val="3"/>
    <w:semiHidden/>
    <w:qFormat/>
    <w:uiPriority w:val="9"/>
    <w:rPr>
      <w:rFonts w:asciiTheme="majorHAnsi" w:hAnsiTheme="majorHAnsi" w:eastAsiaTheme="majorEastAsia" w:cstheme="majorBidi"/>
      <w:color w:val="2E75B6" w:themeColor="accent1" w:themeShade="BF"/>
      <w:sz w:val="26"/>
      <w:szCs w:val="26"/>
    </w:rPr>
  </w:style>
  <w:style w:type="paragraph" w:customStyle="1" w:styleId="30">
    <w:name w:val="TOC Heading1"/>
    <w:basedOn w:val="2"/>
    <w:next w:val="1"/>
    <w:unhideWhenUsed/>
    <w:qFormat/>
    <w:uiPriority w:val="39"/>
    <w:pPr>
      <w:outlineLvl w:val="9"/>
    </w:pPr>
  </w:style>
  <w:style w:type="character" w:customStyle="1" w:styleId="31">
    <w:name w:val="Comment Text Char"/>
    <w:basedOn w:val="5"/>
    <w:link w:val="10"/>
    <w:semiHidden/>
    <w:qFormat/>
    <w:uiPriority w:val="99"/>
    <w:rPr>
      <w:rFonts w:ascii="Times New Roman" w:hAnsi="Times New Roman" w:eastAsia="Times New Roman" w:cs="Times New Roman"/>
      <w:sz w:val="20"/>
      <w:szCs w:val="20"/>
    </w:rPr>
  </w:style>
  <w:style w:type="character" w:customStyle="1" w:styleId="32">
    <w:name w:val="Comment Subject Char"/>
    <w:basedOn w:val="31"/>
    <w:link w:val="11"/>
    <w:semiHidden/>
    <w:qFormat/>
    <w:uiPriority w:val="99"/>
    <w:rPr>
      <w:rFonts w:ascii="Times New Roman" w:hAnsi="Times New Roman" w:eastAsia="Times New Roman" w:cs="Times New Roman"/>
      <w:b/>
      <w:bCs/>
      <w:sz w:val="20"/>
      <w:szCs w:val="20"/>
    </w:rPr>
  </w:style>
  <w:style w:type="character" w:customStyle="1" w:styleId="33">
    <w:name w:val="Balloon Text Char"/>
    <w:basedOn w:val="5"/>
    <w:link w:val="7"/>
    <w:semiHidden/>
    <w:uiPriority w:val="99"/>
    <w:rPr>
      <w:rFonts w:ascii="Segoe UI" w:hAnsi="Segoe UI" w:eastAsia="Times New Roman" w:cs="Segoe UI"/>
      <w:sz w:val="18"/>
      <w:szCs w:val="18"/>
    </w:rPr>
  </w:style>
  <w:style w:type="character" w:customStyle="1" w:styleId="34">
    <w:name w:val="Unresolved Mention1"/>
    <w:basedOn w:val="5"/>
    <w:semiHidden/>
    <w:unhideWhenUsed/>
    <w:uiPriority w:val="99"/>
    <w:rPr>
      <w:color w:val="605E5C"/>
      <w:shd w:val="clear" w:color="auto" w:fill="E1DFDD"/>
    </w:rPr>
  </w:style>
  <w:style w:type="paragraph" w:customStyle="1" w:styleId="35">
    <w:name w:val="TOC Heading"/>
    <w:basedOn w:val="2"/>
    <w:next w:val="1"/>
    <w:unhideWhenUsed/>
    <w:qFormat/>
    <w:uiPriority w:val="39"/>
    <w:pPr>
      <w:outlineLvl w:val="9"/>
    </w:pPr>
  </w:style>
  <w:style w:type="paragraph" w:customStyle="1" w:styleId="36">
    <w:name w:val="Revision"/>
    <w:hidden/>
    <w:semiHidden/>
    <w:uiPriority w:val="99"/>
    <w:rPr>
      <w:rFonts w:ascii="Times New Roman" w:hAnsi="Times New Roman" w:eastAsia="Times New Roman" w:cs="Times New Roman"/>
      <w:sz w:val="26"/>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6" Type="http://schemas.microsoft.com/office/2011/relationships/people" Target="people.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jpe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1DAFE9-344B-4C9C-9214-C4893779C0B1}">
  <ds:schemaRefs/>
</ds:datastoreItem>
</file>

<file path=docProps/app.xml><?xml version="1.0" encoding="utf-8"?>
<Properties xmlns="http://schemas.openxmlformats.org/officeDocument/2006/extended-properties" xmlns:vt="http://schemas.openxmlformats.org/officeDocument/2006/docPropsVTypes">
  <Template>Normal.dotm</Template>
  <Pages>30</Pages>
  <Words>3938</Words>
  <Characters>22448</Characters>
  <Lines>187</Lines>
  <Paragraphs>52</Paragraphs>
  <TotalTime>0</TotalTime>
  <ScaleCrop>false</ScaleCrop>
  <LinksUpToDate>false</LinksUpToDate>
  <CharactersWithSpaces>26334</CharactersWithSpaces>
  <Application>WPS Office_11.2.0.10114_F1E327BC-269C-435d-A152-05C5408002CA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2021-03-22T02:45:00Z</dcterms:created>
  <dc:creator>Microsoft account</dc:creator>
  <cp:lastModifiedBy>ASUS</cp:lastModifiedBy>
  <dcterms:modified xsi:type="dcterms:W3CDTF">2021-05-07T05:01:01Z</dcterms:modified>
  <cp:revision>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